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3F0D206" w:rsidR="007037D1" w:rsidRPr="00ED00AF" w:rsidRDefault="00D832DD" w:rsidP="00234394">
      <w:pPr>
        <w:spacing w:line="480" w:lineRule="auto"/>
        <w:rPr>
          <w:b/>
          <w:lang w:eastAsia="ja-JP"/>
        </w:rPr>
      </w:pPr>
      <w:commentRangeStart w:id="0"/>
      <w:r w:rsidRPr="00ED00AF">
        <w:rPr>
          <w:b/>
          <w:lang w:eastAsia="ja-JP"/>
        </w:rPr>
        <w:t xml:space="preserve">Near and </w:t>
      </w:r>
      <w:proofErr w:type="spellStart"/>
      <w:r w:rsidRPr="00ED00AF">
        <w:rPr>
          <w:b/>
          <w:lang w:eastAsia="ja-JP"/>
        </w:rPr>
        <w:t>Deer</w:t>
      </w:r>
      <w:proofErr w:type="spellEnd"/>
      <w:r w:rsidRPr="00ED00AF">
        <w:rPr>
          <w:b/>
          <w:lang w:eastAsia="ja-JP"/>
        </w:rPr>
        <w:t>: Individual and Population Responses of Mule Deer to Human Recreation</w:t>
      </w:r>
      <w:commentRangeEnd w:id="0"/>
      <w:r w:rsidR="00CC6588">
        <w:rPr>
          <w:rStyle w:val="CommentReference"/>
        </w:rPr>
        <w:commentReference w:id="0"/>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12"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1" w:author="Stenglein, Jennifer L - DNR" w:date="2024-09-09T07:35:00Z">
        <w:r w:rsidR="0021471F">
          <w:t xml:space="preserve"> of wildlife</w:t>
        </w:r>
      </w:ins>
      <w:r w:rsidR="00361B9E">
        <w:t xml:space="preserve"> have been observed across taxa but linking these changes in </w:t>
      </w:r>
      <w:ins w:id="2" w:author="Stenglein, Jennifer L - DNR" w:date="2024-09-09T07:35:00Z">
        <w:r w:rsidR="0021471F">
          <w:t xml:space="preserve">individual </w:t>
        </w:r>
      </w:ins>
      <w:r w:rsidR="00361B9E">
        <w:t xml:space="preserve">behavior to </w:t>
      </w:r>
      <w:del w:id="3" w:author="Stenglein, Jennifer L - DNR" w:date="2024-09-09T07:35:00Z">
        <w:r w:rsidR="00361B9E" w:rsidDel="0021471F">
          <w:delText xml:space="preserve">changes at the </w:delText>
        </w:r>
      </w:del>
      <w:r w:rsidR="00361B9E">
        <w:t xml:space="preserve">population-level </w:t>
      </w:r>
      <w:ins w:id="4"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5"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6" w:author="Stenglein, Jennifer L - DNR" w:date="2024-09-09T07:37:00Z">
        <w:r w:rsidR="00361B9E" w:rsidDel="0021471F">
          <w:delText xml:space="preserve">habitat </w:delText>
        </w:r>
      </w:del>
      <w:ins w:id="7" w:author="Stenglein, Jennifer L - DNR" w:date="2024-09-09T07:37:00Z">
        <w:r w:rsidR="0021471F">
          <w:t xml:space="preserve">environmental </w:t>
        </w:r>
      </w:ins>
      <w:r w:rsidR="00361B9E">
        <w:t xml:space="preserve">and human factors and the possible </w:t>
      </w:r>
      <w:del w:id="8" w:author="Stenglein, Jennifer L - DNR" w:date="2024-09-09T07:37:00Z">
        <w:r w:rsidR="00361B9E" w:rsidDel="0021471F">
          <w:lastRenderedPageBreak/>
          <w:delText xml:space="preserve">influences </w:delText>
        </w:r>
      </w:del>
      <w:ins w:id="9" w:author="Stenglein, Jennifer L - DNR" w:date="2024-09-09T07:37:00Z">
        <w:r w:rsidR="0021471F">
          <w:t xml:space="preserve">impact </w:t>
        </w:r>
      </w:ins>
      <w:r w:rsidR="00361B9E">
        <w:t xml:space="preserve">on </w:t>
      </w:r>
      <w:ins w:id="10" w:author="Stenglein, Jennifer L - DNR" w:date="2024-09-09T07:37:00Z">
        <w:r w:rsidR="0021471F">
          <w:t xml:space="preserve">population </w:t>
        </w:r>
      </w:ins>
      <w:r w:rsidR="00361B9E">
        <w:t xml:space="preserve">density. </w:t>
      </w:r>
      <w:del w:id="11" w:author="Stenglein, Jennifer L - DNR" w:date="2024-09-09T07:58:00Z">
        <w:r w:rsidR="00361B9E" w:rsidDel="009D5062">
          <w:delText xml:space="preserve">Mule deer abundance </w:delText>
        </w:r>
        <w:commentRangeStart w:id="12"/>
        <w:r w:rsidR="00361B9E" w:rsidDel="009D5062">
          <w:delText xml:space="preserve">is </w:delText>
        </w:r>
        <w:commentRangeEnd w:id="12"/>
        <w:r w:rsidR="0021471F" w:rsidDel="009D5062">
          <w:rPr>
            <w:rStyle w:val="CommentReference"/>
          </w:rPr>
          <w:commentReference w:id="12"/>
        </w:r>
        <w:r w:rsidR="00361B9E" w:rsidDel="009D5062">
          <w:delText xml:space="preserve">generally declining 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3" w:author="Stenglein, Jennifer L - DNR" w:date="2024-09-09T07:40:00Z">
        <w:r w:rsidR="00361B9E" w:rsidDel="0021471F">
          <w:delText xml:space="preserve">on </w:delText>
        </w:r>
      </w:del>
      <w:ins w:id="14" w:author="Stenglein, Jennifer L - DNR" w:date="2024-09-09T07:40:00Z">
        <w:r w:rsidR="0021471F">
          <w:t xml:space="preserve">in </w:t>
        </w:r>
      </w:ins>
      <w:r w:rsidR="00361B9E">
        <w:t xml:space="preserve">our study area </w:t>
      </w:r>
      <w:del w:id="15" w:author="Stenglein, Jennifer L - DNR" w:date="2024-09-09T07:39:00Z">
        <w:r w:rsidR="00361B9E" w:rsidDel="0021471F">
          <w:delText xml:space="preserve">show </w:delText>
        </w:r>
      </w:del>
      <w:ins w:id="16" w:author="Stenglein, Jennifer L - DNR" w:date="2024-09-09T07:39:00Z">
        <w:r w:rsidR="0021471F">
          <w:t xml:space="preserve">had </w:t>
        </w:r>
      </w:ins>
      <w:r w:rsidR="00361B9E">
        <w:t>differential habitat use and movement characteristics with time of day</w:t>
      </w:r>
      <w:del w:id="17" w:author="Stenglein, Jennifer L - DNR" w:date="2024-09-09T07:57:00Z">
        <w:r w:rsidR="00361B9E" w:rsidDel="009D5062">
          <w:delText>,</w:delText>
        </w:r>
      </w:del>
      <w:r w:rsidR="00361B9E">
        <w:t xml:space="preserve"> and intensity of human disturbance. </w:t>
      </w:r>
      <w:del w:id="18"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9"/>
      <w:r w:rsidR="00361B9E">
        <w:t xml:space="preserve">different movement responses </w:t>
      </w:r>
      <w:commentRangeEnd w:id="19"/>
      <w:r w:rsidR="009D5062">
        <w:rPr>
          <w:rStyle w:val="CommentReference"/>
        </w:rPr>
        <w:commentReference w:id="19"/>
      </w:r>
      <w:r w:rsidR="00361B9E">
        <w:t xml:space="preserve">with increasing human presence depending on the time of day. </w:t>
      </w:r>
      <w:commentRangeStart w:id="20"/>
      <w:r w:rsidR="00361B9E">
        <w:t>Changes to habitat selection</w:t>
      </w:r>
      <w:del w:id="21"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20"/>
      <w:r w:rsidR="009D5062">
        <w:rPr>
          <w:rStyle w:val="CommentReference"/>
        </w:rPr>
        <w:commentReference w:id="20"/>
      </w:r>
      <w:r w:rsidR="00361B9E">
        <w:t xml:space="preserve">. Pairing </w:t>
      </w:r>
      <w:commentRangeStart w:id="22"/>
      <w:r w:rsidR="00361B9E">
        <w:t xml:space="preserve">our </w:t>
      </w:r>
      <w:commentRangeEnd w:id="22"/>
      <w:r w:rsidR="009D5062">
        <w:rPr>
          <w:rStyle w:val="CommentReference"/>
        </w:rPr>
        <w:commentReference w:id="22"/>
      </w:r>
      <w:r w:rsidR="00361B9E">
        <w:t xml:space="preserve">movement data with camera data, we found evidence for a low density of mule deer on our winter range compared to winter ranges across Colorado possibly caused by human recreation. </w:t>
      </w:r>
      <w:commentRangeStart w:id="23"/>
      <w:r w:rsidR="00361B9E">
        <w:t>Low densities of mule deer has implications for the role density-dependent effects play in modifying the impact of recreation</w:t>
      </w:r>
      <w:commentRangeEnd w:id="23"/>
      <w:r w:rsidR="009D5062">
        <w:rPr>
          <w:rStyle w:val="CommentReference"/>
        </w:rPr>
        <w:commentReference w:id="23"/>
      </w:r>
      <w:r w:rsidR="00361B9E">
        <w:t xml:space="preserve">. </w:t>
      </w:r>
      <w:commentRangeStart w:id="24"/>
      <w:r w:rsidR="00361B9E">
        <w:t>Our study provides critical information on the role human recreation plays in modifying the effectiveness of habitat management on deer winter ranges and possible scenarios this may scale up to impact mule deer populations.</w:t>
      </w:r>
      <w:commentRangeEnd w:id="24"/>
      <w:r w:rsidR="009D5062">
        <w:rPr>
          <w:rStyle w:val="CommentReference"/>
        </w:rPr>
        <w:commentReference w:id="24"/>
      </w:r>
    </w:p>
    <w:p w14:paraId="31716904" w14:textId="1AE7C8EC" w:rsidR="002505DE" w:rsidRPr="009971C6" w:rsidRDefault="00234394" w:rsidP="009971C6">
      <w:pPr>
        <w:spacing w:line="480" w:lineRule="auto"/>
      </w:pPr>
      <w:r>
        <w:rPr>
          <w:b/>
          <w:bCs/>
        </w:rPr>
        <w:lastRenderedPageBreak/>
        <w:t xml:space="preserve">KEYWORDS </w:t>
      </w:r>
      <w:ins w:id="25" w:author="Stenglein, Jennifer L - DNR" w:date="2024-09-09T08:13:00Z">
        <w:r w:rsidR="005201A1" w:rsidRPr="005201A1">
          <w:rPr>
            <w:rPrChange w:id="26" w:author="Stenglein, Jennifer L - DNR" w:date="2024-09-09T08:13:00Z">
              <w:rPr>
                <w:b/>
                <w:bCs/>
              </w:rPr>
            </w:rPrChange>
          </w:rPr>
          <w:t>camera traps,</w:t>
        </w:r>
        <w:r w:rsidR="005201A1">
          <w:rPr>
            <w:b/>
            <w:bCs/>
          </w:rPr>
          <w:t xml:space="preserve"> </w:t>
        </w:r>
      </w:ins>
      <w:r>
        <w:t xml:space="preserve">Colorado, density dependence, habitat selection, human recreation, integrated step selection functions, mule deer, </w:t>
      </w:r>
      <w:r>
        <w:rPr>
          <w:i/>
          <w:iCs/>
        </w:rPr>
        <w:t>Odocoileus hemionus,</w:t>
      </w:r>
      <w:r>
        <w:t xml:space="preserve"> time to event modeling</w:t>
      </w:r>
    </w:p>
    <w:p w14:paraId="7C7CA998" w14:textId="30BCD91A" w:rsidR="00783B17" w:rsidRPr="00724CD0" w:rsidRDefault="00783B17" w:rsidP="00783B17">
      <w:pPr>
        <w:spacing w:line="480" w:lineRule="auto"/>
      </w:pPr>
      <w:commentRangeStart w:id="27"/>
      <w:r w:rsidRPr="00724CD0">
        <w:rPr>
          <w:color w:val="000000"/>
        </w:rPr>
        <w:t xml:space="preserve">Humans </w:t>
      </w:r>
      <w:commentRangeEnd w:id="27"/>
      <w:r w:rsidR="00DC784A">
        <w:rPr>
          <w:rStyle w:val="CommentReference"/>
        </w:rPr>
        <w:commentReference w:id="27"/>
      </w:r>
      <w:r w:rsidRPr="00724CD0">
        <w:rPr>
          <w:color w:val="000000"/>
        </w:rPr>
        <w:t>play many roles in ecosystems locally and globally. Our unique coverage of all the world's landmasses and ecosystems, accompanied by large scale development, land use</w:t>
      </w:r>
      <w:r>
        <w:rPr>
          <w:color w:val="000000"/>
        </w:rPr>
        <w:t xml:space="preserve"> manipulation</w:t>
      </w:r>
      <w:r w:rsidRPr="00724CD0">
        <w:rPr>
          <w:color w:val="000000"/>
        </w:rPr>
        <w:t>, harvesting, and modification of biogeochemical cycles has made us the dominant species on this planet, inspiring new ecological terms to describe our impact (Alberti et al. 2008, Moll et al. 2021).</w:t>
      </w:r>
      <w:r w:rsidR="004C762F">
        <w:rPr>
          <w:color w:val="000000"/>
        </w:rPr>
        <w:t xml:space="preserve"> </w:t>
      </w:r>
      <w:r w:rsidR="002D4154">
        <w:rPr>
          <w:color w:val="000000"/>
        </w:rPr>
        <w:t>One of the most profound impacts we have is also one of the simplest</w:t>
      </w:r>
      <w:ins w:id="28" w:author="Wildey,Eli" w:date="2024-09-24T22:37:00Z" w16du:dateUtc="2024-09-25T03:37:00Z">
        <w:r w:rsidR="002D4154">
          <w:rPr>
            <w:color w:val="000000"/>
          </w:rPr>
          <w:t>,</w:t>
        </w:r>
      </w:ins>
      <w:r w:rsidR="002D4154">
        <w:rPr>
          <w:color w:val="000000"/>
        </w:rPr>
        <w:t xml:space="preserve"> as our presence </w:t>
      </w:r>
      <w:ins w:id="29" w:author="Wildey,Eli" w:date="2024-09-24T22:37:00Z" w16du:dateUtc="2024-09-25T03:37:00Z">
        <w:r w:rsidR="002D4154">
          <w:rPr>
            <w:color w:val="000000"/>
          </w:rPr>
          <w:t xml:space="preserve">and capabilities as highly efficient predators </w:t>
        </w:r>
      </w:ins>
      <w:r w:rsidR="002D4154">
        <w:rPr>
          <w:color w:val="000000"/>
        </w:rPr>
        <w:t>has been found to cause changes from individuals to communities (</w:t>
      </w:r>
      <w:proofErr w:type="spellStart"/>
      <w:ins w:id="30" w:author="Wildey,Eli" w:date="2024-09-24T22:37:00Z" w16du:dateUtc="2024-09-25T03:37:00Z">
        <w:r w:rsidR="002D4154">
          <w:rPr>
            <w:color w:val="000000"/>
          </w:rPr>
          <w:t>Darimont</w:t>
        </w:r>
        <w:proofErr w:type="spellEnd"/>
        <w:r w:rsidR="002D4154">
          <w:rPr>
            <w:color w:val="000000"/>
          </w:rPr>
          <w:t xml:space="preserve"> et al. 2015, </w:t>
        </w:r>
      </w:ins>
      <w:r w:rsidR="002D4154">
        <w:rPr>
          <w:color w:val="000000"/>
        </w:rPr>
        <w:t>Larson et al. 2016). Human r</w:t>
      </w:r>
      <w:r w:rsidR="002D4154" w:rsidRPr="00724CD0">
        <w:rPr>
          <w:color w:val="000000"/>
        </w:rPr>
        <w:t xml:space="preserve">ecreation is </w:t>
      </w:r>
      <w:r w:rsidR="002D4154">
        <w:rPr>
          <w:color w:val="000000"/>
        </w:rPr>
        <w:t>a category of</w:t>
      </w:r>
      <w:r w:rsidR="002D4154" w:rsidRPr="00724CD0">
        <w:rPr>
          <w:color w:val="000000"/>
        </w:rPr>
        <w:t xml:space="preserve"> human activity where there is a mismatch between animal response and actual lethality that elicits a multitude of negative effects at all levels of an ecosystem, from individuals to communities (Larson et al. 2016). </w:t>
      </w:r>
      <w:r w:rsidR="002D4154">
        <w:rPr>
          <w:color w:val="000000"/>
        </w:rPr>
        <w:t>Connecting our investigations into negative impacts at each of these levels is critical to answering how larger consequences emerge yet th</w:t>
      </w:r>
      <w:ins w:id="31" w:author="Wildey,Eli" w:date="2024-09-25T21:20:00Z" w16du:dateUtc="2024-09-26T02:20:00Z">
        <w:r w:rsidR="007A6F41">
          <w:rPr>
            <w:color w:val="000000"/>
          </w:rPr>
          <w:t>ese</w:t>
        </w:r>
      </w:ins>
      <w:del w:id="32" w:author="Wildey,Eli" w:date="2024-09-25T21:20:00Z" w16du:dateUtc="2024-09-26T02:20:00Z">
        <w:r w:rsidR="002D4154" w:rsidDel="007A6F41">
          <w:rPr>
            <w:color w:val="000000"/>
          </w:rPr>
          <w:delText>is</w:delText>
        </w:r>
      </w:del>
      <w:r w:rsidR="002D4154">
        <w:rPr>
          <w:color w:val="000000"/>
        </w:rPr>
        <w:t xml:space="preserve"> </w:t>
      </w:r>
      <w:proofErr w:type="spellStart"/>
      <w:ins w:id="33" w:author="Wildey,Eli" w:date="2024-09-25T21:20:00Z" w16du:dateUtc="2024-09-26T02:20:00Z">
        <w:r w:rsidR="007A6F41">
          <w:rPr>
            <w:color w:val="000000"/>
          </w:rPr>
          <w:t>meganisms</w:t>
        </w:r>
      </w:ins>
      <w:del w:id="34" w:author="Wildey,Eli" w:date="2024-09-25T21:20:00Z" w16du:dateUtc="2024-09-26T02:20:00Z">
        <w:r w:rsidR="002D4154" w:rsidDel="007A6F41">
          <w:rPr>
            <w:color w:val="000000"/>
          </w:rPr>
          <w:delText xml:space="preserve">emergence </w:delText>
        </w:r>
      </w:del>
      <w:r w:rsidR="002D4154">
        <w:rPr>
          <w:color w:val="000000"/>
        </w:rPr>
        <w:t>is</w:t>
      </w:r>
      <w:proofErr w:type="spellEnd"/>
      <w:r w:rsidR="002D4154">
        <w:rPr>
          <w:color w:val="000000"/>
        </w:rPr>
        <w:t xml:space="preserve"> understudied. </w:t>
      </w:r>
    </w:p>
    <w:p w14:paraId="22E78D05" w14:textId="57094DAF" w:rsidR="00783B17" w:rsidRPr="00724CD0" w:rsidRDefault="007A6F41" w:rsidP="009971C6">
      <w:pPr>
        <w:pStyle w:val="NormalWeb"/>
        <w:spacing w:before="0" w:beforeAutospacing="0" w:after="160" w:afterAutospacing="0" w:line="480" w:lineRule="auto"/>
        <w:ind w:right="-540"/>
      </w:pPr>
      <w:ins w:id="35" w:author="Wildey,Eli" w:date="2024-09-25T21:23:00Z" w16du:dateUtc="2024-09-26T02:23:00Z">
        <w:r>
          <w:rPr>
            <w:color w:val="000000"/>
          </w:rPr>
          <w:t>The most noticeable i</w:t>
        </w:r>
      </w:ins>
      <w:del w:id="36" w:author="Wildey,Eli" w:date="2024-09-25T21:23:00Z" w16du:dateUtc="2024-09-26T02:23:00Z">
        <w:r w:rsidR="00783B17" w:rsidRPr="00724CD0" w:rsidDel="007A6F41">
          <w:rPr>
            <w:color w:val="000000"/>
          </w:rPr>
          <w:delText>I</w:delText>
        </w:r>
      </w:del>
      <w:r w:rsidR="00783B17" w:rsidRPr="00724CD0">
        <w:rPr>
          <w:color w:val="000000"/>
        </w:rPr>
        <w:t xml:space="preserve">ndividual responses of wildlife to human presence </w:t>
      </w:r>
      <w:ins w:id="37" w:author="Wildey,Eli" w:date="2024-09-25T21:21:00Z" w16du:dateUtc="2024-09-26T02:21:00Z">
        <w:r>
          <w:rPr>
            <w:color w:val="000000"/>
          </w:rPr>
          <w:t xml:space="preserve">are </w:t>
        </w:r>
        <w:proofErr w:type="spellStart"/>
        <w:r>
          <w:rPr>
            <w:color w:val="000000"/>
          </w:rPr>
          <w:t>as</w:t>
        </w:r>
      </w:ins>
      <w:del w:id="38" w:author="Wildey,Eli" w:date="2024-09-25T21:21:00Z" w16du:dateUtc="2024-09-26T02:21:00Z">
        <w:r w:rsidR="00456DA1" w:rsidDel="007A6F41">
          <w:rPr>
            <w:color w:val="000000"/>
          </w:rPr>
          <w:delText xml:space="preserve">include changes in movement to </w:delText>
        </w:r>
      </w:del>
      <w:r w:rsidR="00456DA1">
        <w:rPr>
          <w:color w:val="000000"/>
        </w:rPr>
        <w:t>flee</w:t>
      </w:r>
      <w:ins w:id="39" w:author="Wildey,Eli" w:date="2024-09-25T21:22:00Z" w16du:dateUtc="2024-09-26T02:22:00Z">
        <w:r>
          <w:rPr>
            <w:color w:val="000000"/>
          </w:rPr>
          <w:t>ing</w:t>
        </w:r>
      </w:ins>
      <w:proofErr w:type="spellEnd"/>
      <w:r w:rsidR="00456DA1">
        <w:rPr>
          <w:color w:val="000000"/>
        </w:rPr>
        <w:t>, hid</w:t>
      </w:r>
      <w:ins w:id="40" w:author="Wildey,Eli" w:date="2024-09-25T21:22:00Z" w16du:dateUtc="2024-09-26T02:22:00Z">
        <w:r>
          <w:rPr>
            <w:color w:val="000000"/>
          </w:rPr>
          <w:t>ing</w:t>
        </w:r>
      </w:ins>
      <w:del w:id="41" w:author="Wildey,Eli" w:date="2024-09-25T21:22:00Z" w16du:dateUtc="2024-09-26T02:22:00Z">
        <w:r w:rsidR="00456DA1" w:rsidDel="007A6F41">
          <w:rPr>
            <w:color w:val="000000"/>
          </w:rPr>
          <w:delText>e</w:delText>
        </w:r>
      </w:del>
      <w:r w:rsidR="00456DA1">
        <w:rPr>
          <w:color w:val="000000"/>
        </w:rPr>
        <w:t xml:space="preserve"> or increas</w:t>
      </w:r>
      <w:ins w:id="42" w:author="Wildey,Eli" w:date="2024-09-25T21:22:00Z" w16du:dateUtc="2024-09-26T02:22:00Z">
        <w:r>
          <w:rPr>
            <w:color w:val="000000"/>
          </w:rPr>
          <w:t>ing</w:t>
        </w:r>
      </w:ins>
      <w:del w:id="43" w:author="Wildey,Eli" w:date="2024-09-25T21:22:00Z" w16du:dateUtc="2024-09-26T02:22:00Z">
        <w:r w:rsidR="00456DA1" w:rsidDel="007A6F41">
          <w:rPr>
            <w:color w:val="000000"/>
          </w:rPr>
          <w:delText>e</w:delText>
        </w:r>
      </w:del>
      <w:r w:rsidR="00456DA1">
        <w:rPr>
          <w:color w:val="000000"/>
        </w:rPr>
        <w:t xml:space="preserve"> vigilance behavior</w:t>
      </w:r>
      <w:ins w:id="44" w:author="Wildey,Eli" w:date="2024-09-25T21:22:00Z" w16du:dateUtc="2024-09-26T02:22:00Z">
        <w:r>
          <w:rPr>
            <w:color w:val="000000"/>
          </w:rPr>
          <w:t>.</w:t>
        </w:r>
      </w:ins>
      <w:del w:id="45" w:author="Wildey,Eli" w:date="2024-09-25T21:22:00Z" w16du:dateUtc="2024-09-26T02:22:00Z">
        <w:r w:rsidR="00456DA1" w:rsidDel="007A6F41">
          <w:rPr>
            <w:color w:val="000000"/>
          </w:rPr>
          <w:delText xml:space="preserve"> and </w:delText>
        </w:r>
        <w:r w:rsidR="00783B17" w:rsidRPr="00724CD0" w:rsidDel="007A6F41">
          <w:rPr>
            <w:color w:val="000000"/>
          </w:rPr>
          <w:delText>can range from acute to chronic,</w:delText>
        </w:r>
      </w:del>
      <w:ins w:id="46" w:author="Wildey,Eli" w:date="2024-09-25T21:23:00Z" w16du:dateUtc="2024-09-26T02:23:00Z">
        <w:r>
          <w:rPr>
            <w:color w:val="000000"/>
          </w:rPr>
          <w:t xml:space="preserve">. </w:t>
        </w:r>
      </w:ins>
      <w:ins w:id="47" w:author="Wildey,Eli" w:date="2024-09-25T21:27:00Z" w16du:dateUtc="2024-09-26T02:27:00Z">
        <w:r>
          <w:rPr>
            <w:color w:val="000000"/>
          </w:rPr>
          <w:t xml:space="preserve">To avoid the interruptions to fitness enhancing behaviors </w:t>
        </w:r>
      </w:ins>
      <w:ins w:id="48" w:author="Wildey,Eli" w:date="2024-09-25T21:28:00Z" w16du:dateUtc="2024-09-26T02:28:00Z">
        <w:r>
          <w:rPr>
            <w:color w:val="000000"/>
          </w:rPr>
          <w:t xml:space="preserve"> such as foraging parental care or mating (Frid and Dill 2002), individuals may take a more proactive response avoiding risk </w:t>
        </w:r>
        <w:r>
          <w:rPr>
            <w:color w:val="000000"/>
          </w:rPr>
          <w:lastRenderedPageBreak/>
          <w:t>across the landscape</w:t>
        </w:r>
      </w:ins>
      <w:ins w:id="49" w:author="Wildey,Eli" w:date="2024-09-25T21:29:00Z" w16du:dateUtc="2024-09-26T02:29:00Z">
        <w:r>
          <w:rPr>
            <w:color w:val="000000"/>
          </w:rPr>
          <w:t xml:space="preserve"> by altering their spatiotemporal niche (</w:t>
        </w:r>
        <w:r w:rsidRPr="00724CD0">
          <w:rPr>
            <w:color w:val="000000"/>
          </w:rPr>
          <w:t>Lesmerises et al. 2017</w:t>
        </w:r>
        <w:r>
          <w:rPr>
            <w:color w:val="000000"/>
          </w:rPr>
          <w:t xml:space="preserve">, </w:t>
        </w:r>
        <w:r w:rsidRPr="00724CD0">
          <w:rPr>
            <w:color w:val="000000"/>
          </w:rPr>
          <w:t>Ladle et al. 2019, Suraci et al. 2019</w:t>
        </w:r>
        <w:r>
          <w:rPr>
            <w:color w:val="000000"/>
          </w:rPr>
          <w:t xml:space="preserve">). </w:t>
        </w:r>
      </w:ins>
      <w:del w:id="50" w:author="Wildey,Eli" w:date="2024-09-25T21:31:00Z" w16du:dateUtc="2024-09-26T02:31:00Z">
        <w:r w:rsidR="00783B17" w:rsidRPr="00724CD0" w:rsidDel="008D2F18">
          <w:rPr>
            <w:color w:val="000000"/>
          </w:rPr>
          <w:delText>t</w:delText>
        </w:r>
      </w:del>
      <w:ins w:id="51" w:author="Wildey,Eli" w:date="2024-09-25T21:31:00Z" w16du:dateUtc="2024-09-26T02:31:00Z">
        <w:r w:rsidR="008D2F18">
          <w:rPr>
            <w:color w:val="000000"/>
          </w:rPr>
          <w:t>T</w:t>
        </w:r>
      </w:ins>
      <w:r w:rsidR="00783B17" w:rsidRPr="00724CD0">
        <w:rPr>
          <w:color w:val="000000"/>
        </w:rPr>
        <w:t xml:space="preserve">emporal avoidance through increased nocturnality (Gaynor et al. 2018, Naidoo et al. 2020, </w:t>
      </w:r>
      <w:proofErr w:type="spellStart"/>
      <w:r w:rsidR="00783B17" w:rsidRPr="00724CD0">
        <w:rPr>
          <w:color w:val="000000"/>
        </w:rPr>
        <w:t>Sévêque</w:t>
      </w:r>
      <w:proofErr w:type="spellEnd"/>
      <w:r w:rsidR="00783B17" w:rsidRPr="00724CD0">
        <w:rPr>
          <w:color w:val="000000"/>
        </w:rPr>
        <w:t xml:space="preserve"> et al. 2020), and/or spatial displacement via shifts in habitat selection or direct habitat loss from avoidance (Muhly et al. 2011, Coppes et al. 2017, Ladle et al. 2019, Smith et al. 2018) </w:t>
      </w:r>
      <w:r w:rsidR="008D2F18">
        <w:rPr>
          <w:color w:val="000000"/>
        </w:rPr>
        <w:t>have all been observed causing predictable</w:t>
      </w:r>
      <w:r w:rsidR="00783B17" w:rsidRPr="00724CD0">
        <w:rPr>
          <w:color w:val="000000"/>
        </w:rPr>
        <w:t xml:space="preserve"> decreases or increases in movement rates (Tucker et al. 2018, Doherty et al. 2021). </w:t>
      </w:r>
    </w:p>
    <w:p w14:paraId="2819BF1A" w14:textId="31FDD129" w:rsidR="00783B17" w:rsidRPr="00724CD0" w:rsidRDefault="00456DA1" w:rsidP="009971C6">
      <w:pPr>
        <w:pStyle w:val="NormalWeb"/>
        <w:spacing w:before="0" w:beforeAutospacing="0" w:after="160" w:afterAutospacing="0" w:line="480" w:lineRule="auto"/>
        <w:ind w:right="-540"/>
      </w:pPr>
      <w:r>
        <w:rPr>
          <w:color w:val="000000"/>
        </w:rPr>
        <w:t>At a population level, d</w:t>
      </w:r>
      <w:r w:rsidR="00783B17" w:rsidRPr="00724CD0">
        <w:rPr>
          <w:color w:val="000000"/>
        </w:rPr>
        <w:t>ecreases in abundance can result from direct mortality to wildlife populations (e.g. road mortality, mortality caused by pets) and by negative impacts at the individual level such as increased stress, energetic costs, and behavioral changes discussed above. The relationship between impacts at the individual-level and population-level is not always straightforward, as modulators like habitat quality and density dependence can alleviate or aggravate expected effects across different levels of investigation (e.g. individual vs. population -level) (</w:t>
      </w:r>
      <w:proofErr w:type="spellStart"/>
      <w:r w:rsidR="00783B17" w:rsidRPr="00724CD0">
        <w:rPr>
          <w:color w:val="000000"/>
        </w:rPr>
        <w:t>Tablado</w:t>
      </w:r>
      <w:proofErr w:type="spellEnd"/>
      <w:r w:rsidR="00783B17" w:rsidRPr="00724CD0">
        <w:rPr>
          <w:color w:val="000000"/>
        </w:rPr>
        <w:t xml:space="preserve"> and Jenni 2017). For instance, better habitat quality could allow for the compensation of energetic losses at the individual-level through more nutritious and abundant forage. Density-dependence theory predicts populations well below carrying capacity also experience less competition for forage and are in better body condition resulting in improved demographic rates, potentially mitigating the negative impacts of recreation at the individual level (Stewart et al. 2005, Bowyer et al. 2014).</w:t>
      </w:r>
    </w:p>
    <w:p w14:paraId="7EC50A74" w14:textId="57993515" w:rsidR="00783B17" w:rsidRPr="00724CD0" w:rsidRDefault="00783B17" w:rsidP="009971C6">
      <w:pPr>
        <w:pStyle w:val="NormalWeb"/>
        <w:spacing w:before="0" w:beforeAutospacing="0" w:after="160" w:afterAutospacing="0" w:line="480" w:lineRule="auto"/>
        <w:ind w:right="-540"/>
      </w:pPr>
      <w:r w:rsidRPr="00724CD0">
        <w:rPr>
          <w:color w:val="000000"/>
        </w:rPr>
        <w:lastRenderedPageBreak/>
        <w:t xml:space="preserve">Protected natural areas often face a dual mandate to conserve natural resources and provide recreational opportunities, which provide public support and a financial incentive for land conservation (Reed and </w:t>
      </w:r>
      <w:proofErr w:type="spellStart"/>
      <w:r w:rsidRPr="00724CD0">
        <w:rPr>
          <w:color w:val="000000"/>
        </w:rPr>
        <w:t>Merelender</w:t>
      </w:r>
      <w:proofErr w:type="spellEnd"/>
      <w:r w:rsidRPr="00724CD0">
        <w:rPr>
          <w:color w:val="000000"/>
        </w:rPr>
        <w:t xml:space="preserve"> 2008). </w:t>
      </w:r>
      <w:r w:rsidR="008D2F18">
        <w:rPr>
          <w:color w:val="000000"/>
        </w:rPr>
        <w:t>However outdoor recreation activities are increasing in popularity and</w:t>
      </w:r>
      <w:ins w:id="52" w:author="Wildey,Eli" w:date="2024-09-25T21:36:00Z" w16du:dateUtc="2024-09-26T02:36:00Z">
        <w:r w:rsidR="008D2F18">
          <w:rPr>
            <w:color w:val="000000"/>
          </w:rPr>
          <w:t xml:space="preserve"> </w:t>
        </w:r>
      </w:ins>
      <w:r w:rsidR="008D2F18">
        <w:rPr>
          <w:color w:val="000000"/>
        </w:rPr>
        <w:t>o</w:t>
      </w:r>
      <w:r w:rsidRPr="00724CD0">
        <w:rPr>
          <w:color w:val="000000"/>
        </w:rPr>
        <w:t>n our particular study area, human presence, as measured by infrared trail counters, has doubled over the past two years (2019-2021).</w:t>
      </w:r>
      <w:r w:rsidR="00C11074">
        <w:rPr>
          <w:color w:val="000000"/>
        </w:rPr>
        <w:t xml:space="preserve"> Recent review have identified a need to more accurately measure the magnitude of recreation </w:t>
      </w:r>
      <w:commentRangeStart w:id="53"/>
      <w:commentRangeStart w:id="54"/>
      <w:r w:rsidR="00C11074">
        <w:rPr>
          <w:color w:val="000000"/>
        </w:rPr>
        <w:t xml:space="preserve">in part </w:t>
      </w:r>
      <w:commentRangeEnd w:id="53"/>
      <w:r w:rsidR="00C11074">
        <w:rPr>
          <w:rStyle w:val="CommentReference"/>
          <w:rFonts w:eastAsia="MS Mincho"/>
        </w:rPr>
        <w:commentReference w:id="53"/>
      </w:r>
      <w:commentRangeEnd w:id="54"/>
      <w:r w:rsidR="00C11074">
        <w:rPr>
          <w:rStyle w:val="CommentReference"/>
          <w:rFonts w:eastAsia="MS Mincho"/>
        </w:rPr>
        <w:commentReference w:id="54"/>
      </w:r>
      <w:r w:rsidR="00C11074">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68678AF5" w14:textId="1F06E628" w:rsidR="00783B17" w:rsidRPr="00783B17" w:rsidRDefault="00783B17" w:rsidP="009971C6">
      <w:pPr>
        <w:spacing w:line="480" w:lineRule="auto"/>
        <w:rPr>
          <w:color w:val="000000"/>
        </w:rPr>
      </w:pPr>
      <w:r w:rsidRPr="00724CD0">
        <w:rPr>
          <w:color w:val="000000"/>
        </w:rPr>
        <w:t>Here we follow recommendations for future recreation research to build upon existing literature of recreation effects, examining the response of mule deer (</w:t>
      </w:r>
      <w:r w:rsidRPr="00724CD0">
        <w:rPr>
          <w:i/>
          <w:iCs/>
          <w:color w:val="000000"/>
        </w:rPr>
        <w:t>Odocoileus hemionus</w:t>
      </w:r>
      <w:r w:rsidRPr="00724CD0">
        <w:rPr>
          <w:color w:val="000000"/>
        </w:rPr>
        <w:t>) to human recreation at multiple ecological scales of investigation.</w:t>
      </w:r>
    </w:p>
    <w:p w14:paraId="4E672BE8" w14:textId="13150F0C" w:rsidR="002505DE" w:rsidRPr="002505DE" w:rsidRDefault="002505DE" w:rsidP="00167887">
      <w:pPr>
        <w:spacing w:after="160" w:line="480" w:lineRule="auto"/>
        <w:ind w:right="-540"/>
        <w:rPr>
          <w:rFonts w:eastAsia="Times New Roman"/>
        </w:rPr>
      </w:pPr>
      <w:r w:rsidRPr="002505DE">
        <w:rPr>
          <w:rFonts w:eastAsia="Times New Roman"/>
          <w:color w:val="000000"/>
        </w:rPr>
        <w:t>Mule deer populations have experienced a general decline across their range, and populations have previously fluctuated unpredictably (Unsworth et al. 1999). In Colorado, research supports the idea that winter habitat is limiting mule deer populations (</w:t>
      </w:r>
      <w:r w:rsidR="0015785E" w:rsidRPr="002505DE">
        <w:rPr>
          <w:rFonts w:eastAsia="Times New Roman"/>
          <w:color w:val="000000"/>
        </w:rPr>
        <w:t>Bishop et al. 2009</w:t>
      </w:r>
      <w:r w:rsidR="0015785E">
        <w:rPr>
          <w:rFonts w:eastAsia="Times New Roman"/>
          <w:color w:val="000000"/>
        </w:rPr>
        <w:t xml:space="preserve">, </w:t>
      </w:r>
      <w:r w:rsidRPr="002505DE">
        <w:rPr>
          <w:rFonts w:eastAsia="Times New Roman"/>
          <w:color w:val="000000"/>
        </w:rPr>
        <w:t xml:space="preserve">Bergman et al. 2015). Snow and climate at high elevation constrains available habitat forcing migration to winter ranges where snow depths can increase movement costs and obscure out-of-season, nutritionally limited forage difficult to access (Northrup et al. 2021). </w:t>
      </w:r>
      <w:r w:rsidR="00DF07E3">
        <w:rPr>
          <w:rFonts w:eastAsia="Times New Roman"/>
          <w:color w:val="000000"/>
        </w:rPr>
        <w:t>Habitat management has focused on</w:t>
      </w:r>
      <w:r w:rsidR="004E65CE">
        <w:rPr>
          <w:rFonts w:eastAsia="Times New Roman"/>
          <w:color w:val="000000"/>
        </w:rPr>
        <w:t xml:space="preserve"> deer winter range with</w:t>
      </w:r>
      <w:r w:rsidRPr="002505DE">
        <w:rPr>
          <w:rFonts w:eastAsia="Times New Roman"/>
          <w:color w:val="000000"/>
        </w:rPr>
        <w:t xml:space="preserve"> thinning of pinyon-juniper forest </w:t>
      </w:r>
      <w:r w:rsidR="004E65CE">
        <w:rPr>
          <w:rFonts w:eastAsia="Times New Roman"/>
          <w:color w:val="000000"/>
        </w:rPr>
        <w:t>intended to increase winter forage</w:t>
      </w:r>
      <w:ins w:id="55" w:author="Wildey,Eli" w:date="2024-10-06T19:02:00Z" w16du:dateUtc="2024-10-07T00:02:00Z">
        <w:r w:rsidR="004E65CE">
          <w:rPr>
            <w:rFonts w:eastAsia="Times New Roman"/>
            <w:color w:val="000000"/>
          </w:rPr>
          <w:t xml:space="preserve"> </w:t>
        </w:r>
      </w:ins>
      <w:r w:rsidR="004E65CE">
        <w:rPr>
          <w:rFonts w:eastAsia="Times New Roman"/>
          <w:color w:val="000000"/>
        </w:rPr>
        <w:t>(</w:t>
      </w:r>
      <w:r w:rsidR="004E65CE">
        <w:rPr>
          <w:rFonts w:eastAsia="Times New Roman"/>
          <w:color w:val="000000"/>
        </w:rPr>
        <w:t xml:space="preserve">Bombaci and </w:t>
      </w:r>
      <w:proofErr w:type="spellStart"/>
      <w:r w:rsidR="004E65CE">
        <w:rPr>
          <w:rFonts w:eastAsia="Times New Roman"/>
          <w:color w:val="000000"/>
        </w:rPr>
        <w:lastRenderedPageBreak/>
        <w:t>Pejchar</w:t>
      </w:r>
      <w:proofErr w:type="spellEnd"/>
      <w:r w:rsidR="004E65CE">
        <w:rPr>
          <w:rFonts w:eastAsia="Times New Roman"/>
          <w:color w:val="000000"/>
        </w:rPr>
        <w:t xml:space="preserve"> 2016, Miller at al. 2019</w:t>
      </w:r>
      <w:r w:rsidR="004E65CE">
        <w:rPr>
          <w:rFonts w:eastAsia="Times New Roman"/>
          <w:color w:val="000000"/>
        </w:rPr>
        <w:t>). T</w:t>
      </w:r>
      <w:r w:rsidRPr="002505DE">
        <w:rPr>
          <w:rFonts w:eastAsia="Times New Roman"/>
          <w:color w:val="000000"/>
        </w:rPr>
        <w:t>hese efforts have been shown to improve overwinter fawn survival</w:t>
      </w:r>
      <w:r w:rsidR="004E65CE">
        <w:rPr>
          <w:rFonts w:eastAsia="Times New Roman"/>
          <w:color w:val="000000"/>
        </w:rPr>
        <w:t xml:space="preserve">, an important </w:t>
      </w:r>
      <w:proofErr w:type="spellStart"/>
      <w:r w:rsidR="004E65CE">
        <w:rPr>
          <w:rFonts w:eastAsia="Times New Roman"/>
          <w:color w:val="000000"/>
        </w:rPr>
        <w:t>bellweather</w:t>
      </w:r>
      <w:proofErr w:type="spellEnd"/>
      <w:r w:rsidR="004E65CE">
        <w:rPr>
          <w:rFonts w:eastAsia="Times New Roman"/>
          <w:color w:val="000000"/>
        </w:rPr>
        <w:t xml:space="preserve"> for </w:t>
      </w:r>
      <w:r w:rsidR="00692600">
        <w:rPr>
          <w:rFonts w:eastAsia="Times New Roman"/>
          <w:color w:val="000000"/>
        </w:rPr>
        <w:t xml:space="preserve">mule deer populations but an increase in density was not </w:t>
      </w:r>
      <w:proofErr w:type="spellStart"/>
      <w:r w:rsidR="00692600">
        <w:rPr>
          <w:rFonts w:eastAsia="Times New Roman"/>
          <w:color w:val="000000"/>
        </w:rPr>
        <w:t>oberved</w:t>
      </w:r>
      <w:proofErr w:type="spellEnd"/>
      <w:r w:rsidRPr="002505DE">
        <w:rPr>
          <w:rFonts w:eastAsia="Times New Roman"/>
          <w:color w:val="000000"/>
        </w:rPr>
        <w:t xml:space="preserve"> (</w:t>
      </w:r>
      <w:r w:rsidR="00692600">
        <w:rPr>
          <w:rFonts w:eastAsia="Times New Roman"/>
          <w:color w:val="000000"/>
        </w:rPr>
        <w:t xml:space="preserve">Bishop et al. 2009, </w:t>
      </w:r>
      <w:r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Pr="002505DE">
        <w:rPr>
          <w:rFonts w:eastAsia="Times New Roman"/>
          <w:color w:val="000000"/>
        </w:rPr>
        <w:t xml:space="preserve">). </w:t>
      </w:r>
    </w:p>
    <w:p w14:paraId="670C3207" w14:textId="2FB4638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Regardless of the effectiveness of this management action, winter range is under </w:t>
      </w:r>
      <w:del w:id="56" w:author="Wildey,Eli" w:date="2024-10-06T22:11:00Z" w16du:dateUtc="2024-10-07T03:11:00Z">
        <w:r w:rsidRPr="002505DE" w:rsidDel="003009B0">
          <w:rPr>
            <w:rFonts w:eastAsia="Times New Roman"/>
            <w:color w:val="000000"/>
          </w:rPr>
          <w:delText xml:space="preserve">new </w:delText>
        </w:r>
      </w:del>
      <w:ins w:id="57" w:author="Wildey,Eli" w:date="2024-10-06T22:11:00Z" w16du:dateUtc="2024-10-07T03:11:00Z">
        <w:r w:rsidR="003009B0">
          <w:rPr>
            <w:rFonts w:eastAsia="Times New Roman"/>
            <w:color w:val="000000"/>
          </w:rPr>
          <w:t>additional</w:t>
        </w:r>
        <w:r w:rsidR="003009B0" w:rsidRPr="002505DE">
          <w:rPr>
            <w:rFonts w:eastAsia="Times New Roman"/>
            <w:color w:val="000000"/>
          </w:rPr>
          <w:t xml:space="preserve"> </w:t>
        </w:r>
      </w:ins>
      <w:r w:rsidRPr="002505DE">
        <w:rPr>
          <w:rFonts w:eastAsia="Times New Roman"/>
          <w:color w:val="000000"/>
        </w:rPr>
        <w:t xml:space="preserve">threat </w:t>
      </w:r>
      <w:proofErr w:type="spellStart"/>
      <w:ins w:id="58" w:author="Wildey,Eli" w:date="2024-10-06T22:12:00Z" w16du:dateUtc="2024-10-07T03:12:00Z">
        <w:r w:rsidR="003009B0">
          <w:rPr>
            <w:rFonts w:eastAsia="Times New Roman"/>
            <w:color w:val="000000"/>
          </w:rPr>
          <w:t>from</w:t>
        </w:r>
      </w:ins>
      <w:del w:id="59" w:author="Wildey,Eli" w:date="2024-10-06T22:12:00Z" w16du:dateUtc="2024-10-07T03:12:00Z">
        <w:r w:rsidRPr="002505DE" w:rsidDel="003009B0">
          <w:rPr>
            <w:rFonts w:eastAsia="Times New Roman"/>
            <w:color w:val="000000"/>
          </w:rPr>
          <w:delText xml:space="preserve">due to </w:delText>
        </w:r>
      </w:del>
      <w:r w:rsidRPr="002505DE">
        <w:rPr>
          <w:rFonts w:eastAsia="Times New Roman"/>
          <w:color w:val="000000"/>
        </w:rPr>
        <w:t>human</w:t>
      </w:r>
      <w:proofErr w:type="spellEnd"/>
      <w:r w:rsidRPr="002505DE">
        <w:rPr>
          <w:rFonts w:eastAsia="Times New Roman"/>
          <w:color w:val="000000"/>
        </w:rPr>
        <w:t xml:space="preserve"> development, with humans often seeking similar biophysical traits in habitat to wildlife (</w:t>
      </w:r>
      <w:r w:rsidR="0015785E" w:rsidRPr="002505DE">
        <w:rPr>
          <w:rFonts w:eastAsia="Times New Roman"/>
          <w:color w:val="000000"/>
        </w:rPr>
        <w:t>Leu et al. 2008</w:t>
      </w:r>
      <w:r w:rsidR="0015785E">
        <w:rPr>
          <w:rFonts w:eastAsia="Times New Roman"/>
          <w:color w:val="000000"/>
        </w:rPr>
        <w:t xml:space="preserve">, </w:t>
      </w:r>
      <w:r w:rsidRPr="002505DE">
        <w:rPr>
          <w:rFonts w:eastAsia="Times New Roman"/>
          <w:color w:val="000000"/>
        </w:rPr>
        <w:t xml:space="preserve">Johnson et al. 2017). Mule deer winter range in Colorado has experienced greater residential and energy development than summer range (Farnsworth et al. 2005), </w:t>
      </w:r>
      <w:del w:id="60" w:author="Stenglein, Jennifer L - DNR" w:date="2024-09-09T09:35:00Z">
        <w:r w:rsidRPr="002505DE" w:rsidDel="00DF07E3">
          <w:rPr>
            <w:rFonts w:eastAsia="Times New Roman"/>
            <w:color w:val="000000"/>
          </w:rPr>
          <w:delText xml:space="preserve">and both forms of development are correlated with declining recruitment (Johnson et al. 2017). </w:delText>
        </w:r>
      </w:del>
    </w:p>
    <w:p w14:paraId="3BFC3565" w14:textId="0BEB6CB2"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Research on how human recreation affects mule deer is rather limited. 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no recreation </w:t>
      </w:r>
      <w:r w:rsidR="009673D4" w:rsidRPr="002505DE">
        <w:rPr>
          <w:rFonts w:eastAsia="Times New Roman"/>
          <w:color w:val="000000"/>
        </w:rPr>
        <w:t>control but</w:t>
      </w:r>
      <w:r w:rsidRPr="002505DE">
        <w:rPr>
          <w:rFonts w:eastAsia="Times New Roman"/>
          <w:color w:val="000000"/>
        </w:rPr>
        <w:t xml:space="preserve"> did not observe a change in flight responses between treatment and control, suggesting deer might be responding to recreation with fine-scale changes in </w:t>
      </w:r>
      <w:r w:rsidRPr="002505DE">
        <w:rPr>
          <w:rFonts w:eastAsia="Times New Roman"/>
          <w:color w:val="000000"/>
        </w:rPr>
        <w:lastRenderedPageBreak/>
        <w:t>habitat use (Wisdom et al. 2004</w:t>
      </w:r>
      <w:del w:id="61" w:author="Stenglein, Jennifer L - DNR" w:date="2024-09-09T09:55:00Z">
        <w:r w:rsidRPr="002505DE" w:rsidDel="00D92FB3">
          <w:rPr>
            <w:rFonts w:eastAsia="Times New Roman"/>
            <w:color w:val="000000"/>
          </w:rPr>
          <w:delText>). Mostly, North American deer (</w:delText>
        </w:r>
        <w:r w:rsidRPr="002505DE" w:rsidDel="00D92FB3">
          <w:rPr>
            <w:rFonts w:eastAsia="Times New Roman"/>
            <w:i/>
            <w:iCs/>
            <w:color w:val="000000"/>
          </w:rPr>
          <w:delText>Odocoileus sp.</w:delText>
        </w:r>
        <w:r w:rsidRPr="002505DE" w:rsidDel="00D92FB3">
          <w:rPr>
            <w:rFonts w:eastAsia="Times New Roman"/>
            <w:color w:val="000000"/>
          </w:rPr>
          <w:delText>) research has tested acute flight and vigilance responses to different types of recreation (Freddy et al. 1986, Miller et al. 2001,</w:delText>
        </w:r>
        <w:r w:rsidR="0015785E" w:rsidDel="00D92FB3">
          <w:rPr>
            <w:rFonts w:eastAsia="Times New Roman"/>
            <w:color w:val="000000"/>
          </w:rPr>
          <w:delText xml:space="preserve"> </w:delText>
        </w:r>
        <w:r w:rsidR="0015785E" w:rsidRPr="002505DE" w:rsidDel="00D92FB3">
          <w:rPr>
            <w:rFonts w:eastAsia="Times New Roman"/>
            <w:color w:val="000000"/>
          </w:rPr>
          <w:delText>Taylor and Knight 2003</w:delText>
        </w:r>
        <w:r w:rsidR="0015785E" w:rsidDel="00D92FB3">
          <w:rPr>
            <w:rFonts w:eastAsia="Times New Roman"/>
            <w:color w:val="000000"/>
          </w:rPr>
          <w:delText xml:space="preserve">, </w:delText>
        </w:r>
        <w:r w:rsidR="0015785E" w:rsidRPr="002505DE" w:rsidDel="00D92FB3">
          <w:rPr>
            <w:rFonts w:eastAsia="Times New Roman"/>
            <w:color w:val="000000"/>
          </w:rPr>
          <w:delText>Stankowich 2008</w:delText>
        </w:r>
        <w:r w:rsidR="0015785E" w:rsidDel="00D92FB3">
          <w:rPr>
            <w:rFonts w:eastAsia="Times New Roman"/>
            <w:color w:val="000000"/>
          </w:rPr>
          <w:delText>,</w:delText>
        </w:r>
        <w:r w:rsidRPr="002505DE" w:rsidDel="00D92FB3">
          <w:rPr>
            <w:rFonts w:eastAsia="Times New Roman"/>
            <w:color w:val="000000"/>
          </w:rPr>
          <w:delText xml:space="preserve"> Price et al 2014, Sutton and Heske 2017). </w:delText>
        </w:r>
      </w:del>
      <w:r w:rsidRPr="002505DE">
        <w:rPr>
          <w:rFonts w:eastAsia="Times New Roman"/>
          <w:color w:val="000000"/>
        </w:rPr>
        <w:t xml:space="preserve">Taxonomically broader investigation into recreation impacts indicates ungulates experience the most negative effects among mammals (Larson et al. 2016). </w:t>
      </w:r>
      <w:del w:id="62" w:author="Stenglein, Jennifer L - DNR" w:date="2024-09-09T09:55:00Z">
        <w:r w:rsidRPr="002505DE" w:rsidDel="00D92FB3">
          <w:rPr>
            <w:rFonts w:eastAsia="Times New Roman"/>
            <w:color w:val="000000"/>
          </w:rPr>
          <w:delText>The paucity of research into more permanent consequences of recreation on mule deer and the substantial negative effects that ungulates experience in response to recreation, indicate a need to further investigate mule deer responses to recreation.</w:delText>
        </w:r>
      </w:del>
    </w:p>
    <w:p w14:paraId="744D2B64" w14:textId="7B9D8CB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spatiotemporal responses to changes in recreation </w:t>
      </w:r>
      <w:r w:rsidR="00FF1C15">
        <w:rPr>
          <w:rFonts w:eastAsia="Times New Roman"/>
          <w:color w:val="000000"/>
        </w:rPr>
        <w:t xml:space="preserve">on winter range </w:t>
      </w:r>
      <w:r w:rsidRPr="002505DE">
        <w:rPr>
          <w:rFonts w:eastAsia="Times New Roman"/>
          <w:color w:val="000000"/>
        </w:rPr>
        <w:t xml:space="preserve">in Salida, Colorado. Salida sits in the Arkansas River Valley and is an outdoor recreation hub for a variety of outdoor activities including mountain biking, hiking, whitewater rafting, skiing and snowboarding. Using </w:t>
      </w:r>
      <w:r w:rsidR="00FF1C15">
        <w:rPr>
          <w:rFonts w:eastAsia="Times New Roman"/>
          <w:color w:val="000000"/>
        </w:rPr>
        <w:t xml:space="preserve">mule deer </w:t>
      </w:r>
      <w:commentRangeStart w:id="63"/>
      <w:r w:rsidRPr="002505DE">
        <w:rPr>
          <w:rFonts w:eastAsia="Times New Roman"/>
          <w:color w:val="000000"/>
        </w:rPr>
        <w:t>telemetry data</w:t>
      </w:r>
      <w:commentRangeEnd w:id="63"/>
      <w:r w:rsidR="005657AE">
        <w:rPr>
          <w:rStyle w:val="CommentReference"/>
        </w:rPr>
        <w:commentReference w:id="63"/>
      </w:r>
      <w:r w:rsidRPr="002505DE">
        <w:rPr>
          <w:rFonts w:eastAsia="Times New Roman"/>
          <w:color w:val="000000"/>
        </w:rPr>
        <w:t xml:space="preserve">, hourly measures of human activity, trail and environmental layers, we determine changes in habitat use and activity/movement patterns of mule deer. Incorporating both elements of human disturbance and environmental factors we were able to account </w:t>
      </w:r>
      <w:r w:rsidR="009673D4" w:rsidRPr="002505DE">
        <w:rPr>
          <w:rFonts w:eastAsia="Times New Roman"/>
          <w:color w:val="000000"/>
        </w:rPr>
        <w:t>for and</w:t>
      </w:r>
      <w:r w:rsidRPr="002505DE">
        <w:rPr>
          <w:rFonts w:eastAsia="Times New Roman"/>
          <w:color w:val="000000"/>
        </w:rPr>
        <w:t xml:space="preserve"> compare associations between these factors. In tandem with a camera study investigating factors influencing deer density on this winter range, we investigate mule deer responses to recreation at the individual- and population-level. We predict that mule deer will respond with shifts in activity/movement patterns and habitat selection but will not suffer an indirect loss of habitat due to trail activity. Furthermore we expect deer density to be lower based </w:t>
      </w:r>
      <w:r w:rsidRPr="002505DE">
        <w:rPr>
          <w:rFonts w:eastAsia="Times New Roman"/>
          <w:color w:val="000000"/>
        </w:rPr>
        <w:lastRenderedPageBreak/>
        <w:t xml:space="preserve">on human </w:t>
      </w:r>
      <w:commentRangeStart w:id="64"/>
      <w:r w:rsidRPr="002505DE">
        <w:rPr>
          <w:rFonts w:eastAsia="Times New Roman"/>
          <w:color w:val="000000"/>
        </w:rPr>
        <w:t>factors</w:t>
      </w:r>
      <w:commentRangeEnd w:id="64"/>
      <w:r w:rsidR="00D92FB3">
        <w:rPr>
          <w:rStyle w:val="CommentReference"/>
        </w:rPr>
        <w:commentReference w:id="64"/>
      </w:r>
      <w:r w:rsidRPr="002505DE">
        <w:rPr>
          <w:rFonts w:eastAsia="Times New Roman"/>
          <w:color w:val="000000"/>
        </w:rPr>
        <w:t>.</w:t>
      </w:r>
      <w:ins w:id="65" w:author="Wildey,Eli" w:date="2024-09-24T22:33:00Z" w16du:dateUtc="2024-09-25T03:33:00Z">
        <w:r w:rsidR="002D4154">
          <w:rPr>
            <w:rFonts w:eastAsia="Times New Roman"/>
            <w:color w:val="000000"/>
          </w:rPr>
          <w:t xml:space="preserve"> </w:t>
        </w:r>
      </w:ins>
      <w:r w:rsidR="002D4154" w:rsidRPr="002D4154">
        <w:rPr>
          <w:color w:val="000000"/>
        </w:rPr>
        <w:t xml:space="preserve">Human presence induces negative effects in many facets, often investigated in isolation. Connecting these different facets can inform how negative effects scale up from individuals to ecosystems. Mule deer face their most challenging circumstances in winter with much attention paid to management actions to improve winter </w:t>
      </w:r>
      <w:proofErr w:type="gramStart"/>
      <w:r w:rsidR="002D4154" w:rsidRPr="002D4154">
        <w:rPr>
          <w:color w:val="000000"/>
        </w:rPr>
        <w:t>habitat</w:t>
      </w:r>
      <w:proofErr w:type="gramEnd"/>
      <w:r w:rsidR="002D4154" w:rsidRPr="002D4154">
        <w:rPr>
          <w:color w:val="000000"/>
        </w:rPr>
        <w:t xml:space="preserve"> yet little research has been conducted on the impact of human recreation to mule deer. With this stress of human presence further exacerbating understanding changing habitat selection and induced population responses can help guide management decisions for the persistence of migratory populations of mule deer. In this study we examine how mule deer respond spatially and temporally to fine scale measurement of human presence and investigate population-level responses in habitat managed in part for improved winter range</w:t>
      </w:r>
      <w:r w:rsidR="002D4154">
        <w:rPr>
          <w:color w:val="000000"/>
        </w:rPr>
        <w:t>.</w:t>
      </w:r>
    </w:p>
    <w:p w14:paraId="7AFA5E9D" w14:textId="3E8809DA" w:rsidR="00AF4F8D" w:rsidRDefault="00AF4F8D" w:rsidP="00167887">
      <w:pPr>
        <w:spacing w:after="160" w:line="480" w:lineRule="auto"/>
        <w:ind w:right="-540"/>
        <w:rPr>
          <w:ins w:id="66" w:author="Wildey,Eli" w:date="2024-09-25T21:36:00Z" w16du:dateUtc="2024-09-26T02:36:00Z"/>
          <w:rFonts w:eastAsia="Times New Roman"/>
          <w:b/>
          <w:bCs/>
          <w:color w:val="000000"/>
        </w:rPr>
      </w:pPr>
      <w:r>
        <w:rPr>
          <w:rFonts w:eastAsia="Times New Roman"/>
          <w:b/>
          <w:bCs/>
          <w:color w:val="000000"/>
        </w:rPr>
        <w:t>STUDY AREA</w:t>
      </w:r>
    </w:p>
    <w:p w14:paraId="5D8833BA" w14:textId="119DE6B7" w:rsidR="008D2F18" w:rsidRDefault="00C02EEA">
      <w:pPr>
        <w:spacing w:after="160" w:line="480" w:lineRule="auto"/>
        <w:ind w:right="-540"/>
        <w:jc w:val="center"/>
        <w:rPr>
          <w:rFonts w:eastAsia="Times New Roman"/>
          <w:b/>
          <w:bCs/>
          <w:color w:val="000000"/>
        </w:rPr>
        <w:pPrChange w:id="67" w:author="Wildey,Eli" w:date="2024-09-25T21:47:00Z" w16du:dateUtc="2024-09-26T02:47:00Z">
          <w:pPr>
            <w:spacing w:after="160" w:line="480" w:lineRule="auto"/>
            <w:ind w:right="-540"/>
          </w:pPr>
        </w:pPrChange>
      </w:pPr>
      <w:ins w:id="68" w:author="Wildey,Eli" w:date="2024-09-29T21:36:00Z" w16du:dateUtc="2024-09-30T02:36:00Z">
        <w:r>
          <w:rPr>
            <w:rFonts w:eastAsia="Times New Roman"/>
            <w:b/>
            <w:bCs/>
            <w:noProof/>
            <w:color w:val="000000"/>
          </w:rPr>
          <w:lastRenderedPageBreak/>
          <w:drawing>
            <wp:inline distT="0" distB="0" distL="0" distR="0" wp14:anchorId="71A8B00D" wp14:editId="280343A0">
              <wp:extent cx="5731510" cy="4051935"/>
              <wp:effectExtent l="0" t="0" r="2540" b="5715"/>
              <wp:docPr id="634716433" name="Picture 1" descr="A map of the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16433" name="Picture 1" descr="A map of the mountain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ins>
    </w:p>
    <w:p w14:paraId="57EE56C6" w14:textId="63F48DF9" w:rsidR="002505DE" w:rsidRDefault="00D92FB3" w:rsidP="00167887">
      <w:pPr>
        <w:spacing w:after="160" w:line="480" w:lineRule="auto"/>
        <w:ind w:right="-540"/>
        <w:rPr>
          <w:rFonts w:eastAsia="Times New Roman"/>
          <w:color w:val="000000"/>
        </w:rPr>
      </w:pPr>
      <w:commentRangeStart w:id="69"/>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69"/>
      <w:r w:rsidR="008A5359">
        <w:rPr>
          <w:rStyle w:val="CommentReference"/>
        </w:rPr>
        <w:commentReference w:id="69"/>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70"/>
      <w:r w:rsidR="00BA3DFA" w:rsidRPr="002505DE">
        <w:rPr>
          <w:rFonts w:eastAsia="Times New Roman"/>
          <w:color w:val="000000"/>
        </w:rPr>
        <w:t xml:space="preserve">Methodist Mountain trail network </w:t>
      </w:r>
      <w:commentRangeEnd w:id="70"/>
      <w:r w:rsidR="00420F29">
        <w:rPr>
          <w:rStyle w:val="CommentReference"/>
        </w:rPr>
        <w:commentReference w:id="70"/>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t>
      </w:r>
      <w:r w:rsidR="002505DE" w:rsidRPr="002505DE">
        <w:rPr>
          <w:rFonts w:eastAsia="Times New Roman"/>
          <w:color w:val="000000"/>
        </w:rPr>
        <w:lastRenderedPageBreak/>
        <w:t xml:space="preserve">watershed improvement (Miller et al. 2019). This involves thinning of pinyon juniper forest on flat ground accessible to machinery. </w:t>
      </w:r>
      <w:commentRangeStart w:id="71"/>
      <w:r w:rsidR="002505DE" w:rsidRPr="002505DE">
        <w:rPr>
          <w:rFonts w:eastAsia="Times New Roman"/>
          <w:color w:val="000000"/>
        </w:rPr>
        <w:t>This thinned habitat appears on land cover classification layers as “shrub” habitat as opposed to surrounding “forest” habitat</w:t>
      </w:r>
      <w:commentRangeEnd w:id="71"/>
      <w:r w:rsidR="008A5359">
        <w:rPr>
          <w:rStyle w:val="CommentReference"/>
        </w:rPr>
        <w:commentReference w:id="71"/>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72"/>
      <w:r w:rsidR="002505DE" w:rsidRPr="002505DE">
        <w:rPr>
          <w:rFonts w:eastAsia="Times New Roman"/>
          <w:color w:val="000000"/>
        </w:rPr>
        <w:t>San Luis Valley</w:t>
      </w:r>
      <w:commentRangeEnd w:id="72"/>
      <w:r w:rsidR="008A5359">
        <w:rPr>
          <w:rStyle w:val="CommentReference"/>
        </w:rPr>
        <w:commentReference w:id="72"/>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73"/>
      <w:r>
        <w:rPr>
          <w:rFonts w:eastAsia="Times New Roman"/>
          <w:b/>
          <w:bCs/>
          <w:color w:val="000000"/>
        </w:rPr>
        <w:t xml:space="preserve">Field </w:t>
      </w:r>
      <w:commentRangeEnd w:id="73"/>
      <w:r w:rsidR="008A5359">
        <w:rPr>
          <w:rStyle w:val="CommentReference"/>
        </w:rPr>
        <w:commentReference w:id="73"/>
      </w:r>
      <w:r>
        <w:rPr>
          <w:rFonts w:eastAsia="Times New Roman"/>
          <w:b/>
          <w:bCs/>
          <w:color w:val="000000"/>
        </w:rPr>
        <w:t>methods</w:t>
      </w:r>
    </w:p>
    <w:p w14:paraId="7ABCEC6E" w14:textId="16F3077A" w:rsidR="00B740C8" w:rsidRPr="00AF4F8D" w:rsidRDefault="008A5359" w:rsidP="00167887">
      <w:pPr>
        <w:spacing w:after="160" w:line="480" w:lineRule="auto"/>
        <w:ind w:right="-540"/>
        <w:rPr>
          <w:rFonts w:eastAsia="Times New Roman"/>
        </w:rPr>
      </w:pPr>
      <w:ins w:id="74" w:author="Stenglein, Jennifer L - DNR" w:date="2024-09-09T10:06:00Z">
        <w:r>
          <w:rPr>
            <w:rFonts w:eastAsia="Times New Roman"/>
            <w:color w:val="000000"/>
          </w:rPr>
          <w:t>Mule d</w:t>
        </w:r>
      </w:ins>
      <w:commentRangeStart w:id="75"/>
      <w:del w:id="76" w:author="Stenglein, Jennifer L - DNR" w:date="2024-09-09T10:06:00Z">
        <w:r w:rsidR="002505DE" w:rsidRPr="002505DE" w:rsidDel="008A5359">
          <w:rPr>
            <w:rFonts w:eastAsia="Times New Roman"/>
            <w:color w:val="000000"/>
          </w:rPr>
          <w:delText>D</w:delText>
        </w:r>
      </w:del>
      <w:r w:rsidR="002505DE" w:rsidRPr="002505DE">
        <w:rPr>
          <w:rFonts w:eastAsia="Times New Roman"/>
          <w:color w:val="000000"/>
        </w:rPr>
        <w:t>eer were captured</w:t>
      </w:r>
      <w:commentRangeEnd w:id="75"/>
      <w:r w:rsidR="005657AE">
        <w:rPr>
          <w:rStyle w:val="CommentReference"/>
        </w:rPr>
        <w:commentReference w:id="75"/>
      </w:r>
      <w:r w:rsidR="002505DE" w:rsidRPr="002505DE">
        <w:rPr>
          <w:rFonts w:eastAsia="Times New Roman"/>
          <w:color w:val="000000"/>
        </w:rPr>
        <w:t xml:space="preserve"> using clover traps baited with corn and alfalfa, or free darting from a vehicle</w:t>
      </w:r>
      <w:r w:rsidR="00E659F4">
        <w:rPr>
          <w:rFonts w:eastAsia="Times New Roman"/>
          <w:color w:val="000000"/>
        </w:rPr>
        <w:t xml:space="preserve"> </w:t>
      </w:r>
      <w:commentRangeStart w:id="77"/>
      <w:r w:rsidR="00E659F4">
        <w:rPr>
          <w:rFonts w:eastAsia="Times New Roman"/>
          <w:color w:val="000000"/>
        </w:rPr>
        <w:t>2021 - 2022</w:t>
      </w:r>
      <w:commentRangeEnd w:id="77"/>
      <w:r>
        <w:rPr>
          <w:rStyle w:val="CommentReference"/>
        </w:rPr>
        <w:commentReference w:id="77"/>
      </w:r>
      <w:commentRangeStart w:id="78"/>
      <w:r w:rsidR="002505DE" w:rsidRPr="002505DE">
        <w:rPr>
          <w:rFonts w:eastAsia="Times New Roman"/>
          <w:color w:val="000000"/>
        </w:rPr>
        <w:t xml:space="preserve">. Ten deer had </w:t>
      </w:r>
      <w:commentRangeStart w:id="79"/>
      <w:r w:rsidR="002505DE" w:rsidRPr="002505DE">
        <w:rPr>
          <w:rFonts w:eastAsia="Times New Roman"/>
          <w:color w:val="000000"/>
        </w:rPr>
        <w:t xml:space="preserve">a Cellular Tracking Technology (CTT) solar powered GPS </w:t>
      </w:r>
      <w:commentRangeEnd w:id="79"/>
      <w:r>
        <w:rPr>
          <w:rStyle w:val="CommentReference"/>
        </w:rPr>
        <w:commentReference w:id="79"/>
      </w:r>
      <w:r w:rsidR="002505DE" w:rsidRPr="002505DE">
        <w:rPr>
          <w:rFonts w:eastAsia="Times New Roman"/>
          <w:color w:val="000000"/>
        </w:rPr>
        <w:t>ear tag placed in their ear with a cattle tag placed in the opposite ear</w:t>
      </w:r>
      <w:commentRangeEnd w:id="78"/>
      <w:r w:rsidR="005657AE">
        <w:rPr>
          <w:rStyle w:val="CommentReference"/>
        </w:rPr>
        <w:commentReference w:id="78"/>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04BAA2D6" w14:textId="259C7615" w:rsidR="002505DE" w:rsidRDefault="002505DE" w:rsidP="00167887">
      <w:pPr>
        <w:spacing w:line="480" w:lineRule="auto"/>
        <w:rPr>
          <w:rFonts w:eastAsia="Times New Roman"/>
        </w:rPr>
      </w:pPr>
      <w:commentRangeStart w:id="80"/>
      <w:r w:rsidRPr="002505DE">
        <w:rPr>
          <w:rFonts w:eastAsia="Times New Roman"/>
          <w:color w:val="000000"/>
        </w:rPr>
        <w:t xml:space="preserve">We arranged 36 </w:t>
      </w:r>
      <w:commentRangeStart w:id="81"/>
      <w:r w:rsidRPr="002505DE">
        <w:rPr>
          <w:rFonts w:eastAsia="Times New Roman"/>
          <w:color w:val="000000"/>
        </w:rPr>
        <w:t xml:space="preserve">cameras </w:t>
      </w:r>
      <w:commentRangeEnd w:id="81"/>
      <w:r w:rsidR="008A5359">
        <w:rPr>
          <w:rStyle w:val="CommentReference"/>
        </w:rPr>
        <w:commentReference w:id="81"/>
      </w:r>
      <w:r w:rsidRPr="002505DE">
        <w:rPr>
          <w:rFonts w:eastAsia="Times New Roman"/>
          <w:color w:val="000000"/>
        </w:rPr>
        <w:t>in a grid pattern at a spacing of ~400m</w:t>
      </w:r>
      <w:commentRangeEnd w:id="80"/>
      <w:r w:rsidR="005657AE">
        <w:rPr>
          <w:rStyle w:val="CommentReference"/>
        </w:rPr>
        <w:commentReference w:id="80"/>
      </w:r>
      <w:r w:rsidRPr="002505DE">
        <w:rPr>
          <w:rFonts w:eastAsia="Times New Roman"/>
          <w:color w:val="000000"/>
        </w:rPr>
        <w:t xml:space="preserve">. </w:t>
      </w:r>
      <w:commentRangeStart w:id="82"/>
      <w:r w:rsidRPr="002505DE">
        <w:rPr>
          <w:rFonts w:eastAsia="Times New Roman"/>
          <w:color w:val="000000"/>
        </w:rPr>
        <w:t>Specific camera locations were randomized within a 100m buffer of the center of each grid cell</w:t>
      </w:r>
      <w:commentRangeEnd w:id="82"/>
      <w:r w:rsidR="008A5359">
        <w:rPr>
          <w:rStyle w:val="CommentReference"/>
        </w:rPr>
        <w:commentReference w:id="82"/>
      </w:r>
      <w:r w:rsidRPr="002505DE">
        <w:rPr>
          <w:rFonts w:eastAsia="Times New Roman"/>
          <w:color w:val="000000"/>
        </w:rPr>
        <w:t xml:space="preserve">, following </w:t>
      </w:r>
      <w:r w:rsidRPr="002505DE">
        <w:rPr>
          <w:rFonts w:eastAsia="Times New Roman"/>
          <w:color w:val="000000"/>
        </w:rPr>
        <w:lastRenderedPageBreak/>
        <w:t xml:space="preserve">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5m off path of travel at a 30 degree angle to maximize exposure time of animals crossing the camera frame. </w:t>
      </w:r>
      <w:commentRangeStart w:id="83"/>
      <w:r w:rsidRPr="002505DE">
        <w:rPr>
          <w:rFonts w:eastAsia="Times New Roman"/>
          <w:color w:val="000000"/>
        </w:rPr>
        <w:t>Cameras were deployed from April 2022- August 2022</w:t>
      </w:r>
      <w:commentRangeEnd w:id="83"/>
      <w:r w:rsidR="008A5359">
        <w:rPr>
          <w:rStyle w:val="CommentReference"/>
        </w:rPr>
        <w:commentReference w:id="83"/>
      </w:r>
      <w:r w:rsidRPr="002505DE">
        <w:rPr>
          <w:rFonts w:eastAsia="Times New Roman"/>
          <w:color w:val="000000"/>
        </w:rPr>
        <w:t>.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animal were reviewed for identification, while a subset of blank images was reviewed for quality assurance.</w:t>
      </w:r>
    </w:p>
    <w:p w14:paraId="643ADC36" w14:textId="77777777" w:rsidR="002D4925" w:rsidRPr="002505DE" w:rsidRDefault="002D4925" w:rsidP="00167887">
      <w:pPr>
        <w:spacing w:line="480" w:lineRule="auto"/>
        <w:rPr>
          <w:rFonts w:eastAsia="Times New Roman"/>
        </w:rPr>
      </w:pPr>
    </w:p>
    <w:p w14:paraId="07058FF0" w14:textId="648ADDE3"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Environmental </w:t>
      </w:r>
      <w:r w:rsidR="00AF4F8D">
        <w:rPr>
          <w:rFonts w:eastAsia="Times New Roman"/>
          <w:b/>
          <w:bCs/>
          <w:color w:val="000000"/>
        </w:rPr>
        <w:t>c</w:t>
      </w:r>
      <w:r w:rsidRPr="00AF4F8D">
        <w:rPr>
          <w:rFonts w:eastAsia="Times New Roman"/>
          <w:b/>
          <w:bCs/>
          <w:color w:val="000000"/>
        </w:rPr>
        <w:t xml:space="preserve">ovariates </w:t>
      </w:r>
      <w:del w:id="84" w:author="Stenglein, Jennifer L - DNR" w:date="2024-09-06T14:44:00Z">
        <w:r w:rsidR="00AF4F8D" w:rsidDel="003D259D">
          <w:rPr>
            <w:rFonts w:eastAsia="Times New Roman"/>
            <w:b/>
            <w:bCs/>
            <w:color w:val="000000"/>
          </w:rPr>
          <w:delText>h</w:delText>
        </w:r>
        <w:r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Pr="00AF4F8D" w:rsidDel="003D259D">
          <w:rPr>
            <w:rFonts w:eastAsia="Times New Roman"/>
            <w:b/>
            <w:bCs/>
            <w:color w:val="000000"/>
          </w:rPr>
          <w:delText>election</w:delText>
        </w:r>
      </w:del>
    </w:p>
    <w:p w14:paraId="7B6F9365" w14:textId="77777777" w:rsidR="002505DE" w:rsidRPr="002505DE" w:rsidRDefault="002505DE" w:rsidP="00167887">
      <w:pPr>
        <w:spacing w:after="160" w:line="480" w:lineRule="auto"/>
        <w:ind w:right="-540"/>
        <w:rPr>
          <w:rFonts w:eastAsia="Times New Roman"/>
        </w:rPr>
      </w:pPr>
      <w:commentRangeStart w:id="85"/>
      <w:r w:rsidRPr="002505DE">
        <w:rPr>
          <w:rFonts w:eastAsia="Times New Roman"/>
          <w:color w:val="000000"/>
        </w:rPr>
        <w:t xml:space="preserve">Trailheads at either end of the study area </w:t>
      </w:r>
      <w:commentRangeEnd w:id="85"/>
      <w:r w:rsidR="00420F29">
        <w:rPr>
          <w:rStyle w:val="CommentReference"/>
        </w:rPr>
        <w:commentReference w:id="85"/>
      </w:r>
      <w:r w:rsidRPr="002505DE">
        <w:rPr>
          <w:rFonts w:eastAsia="Times New Roman"/>
          <w:color w:val="000000"/>
        </w:rPr>
        <w:t xml:space="preserve">were equipped with </w:t>
      </w:r>
      <w:commentRangeStart w:id="86"/>
      <w:r w:rsidRPr="002505DE">
        <w:rPr>
          <w:rFonts w:eastAsia="Times New Roman"/>
          <w:color w:val="000000"/>
        </w:rPr>
        <w:t xml:space="preserve">infrared trail counters </w:t>
      </w:r>
      <w:commentRangeEnd w:id="86"/>
      <w:r w:rsidR="00420F29">
        <w:rPr>
          <w:rStyle w:val="CommentReference"/>
        </w:rPr>
        <w:commentReference w:id="86"/>
      </w:r>
      <w:r w:rsidRPr="002505DE">
        <w:rPr>
          <w:rFonts w:eastAsia="Times New Roman"/>
          <w:color w:val="000000"/>
        </w:rPr>
        <w:t xml:space="preserve">from which human activity was estimated. One counter was placed on the actual trail while the other was placed on the parking lot recording the number of cars. While this does not count the exact number of trail users from one end of the trail network, we assume it is an </w:t>
      </w:r>
      <w:commentRangeStart w:id="87"/>
      <w:r w:rsidRPr="002505DE">
        <w:rPr>
          <w:rFonts w:eastAsia="Times New Roman"/>
          <w:color w:val="000000"/>
        </w:rPr>
        <w:t xml:space="preserve">accurate index of human activity </w:t>
      </w:r>
      <w:commentRangeEnd w:id="87"/>
      <w:r w:rsidR="003D259D">
        <w:rPr>
          <w:rStyle w:val="CommentReference"/>
        </w:rPr>
        <w:commentReference w:id="87"/>
      </w:r>
      <w:r w:rsidRPr="002505DE">
        <w:rPr>
          <w:rFonts w:eastAsia="Times New Roman"/>
          <w:color w:val="000000"/>
        </w:rPr>
        <w:t xml:space="preserve">originating from that trailhead. Trail counters recorded the number of people per hour. We summed </w:t>
      </w:r>
      <w:r w:rsidRPr="002505DE">
        <w:rPr>
          <w:rFonts w:eastAsia="Times New Roman"/>
          <w:color w:val="000000"/>
        </w:rPr>
        <w:lastRenderedPageBreak/>
        <w:t xml:space="preserve">the number of users from each trailhead and created a rolling average of trail users from the current hour and the previous 3 hours to match our GPS fix interval. Distance to trail for each location was also included as a covariate </w:t>
      </w:r>
      <w:commentRangeStart w:id="88"/>
      <w:r w:rsidRPr="002505DE">
        <w:rPr>
          <w:rFonts w:eastAsia="Times New Roman"/>
          <w:color w:val="000000"/>
        </w:rPr>
        <w:t>to test for indirect loss of habitat</w:t>
      </w:r>
      <w:commentRangeEnd w:id="88"/>
      <w:r w:rsidR="005657AE">
        <w:rPr>
          <w:rStyle w:val="CommentReference"/>
        </w:rPr>
        <w:commentReference w:id="88"/>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89" w:author="Stenglein, Jennifer L - DNR" w:date="2024-09-09T10:15:00Z">
        <w:r w:rsidR="00420F29">
          <w:rPr>
            <w:rFonts w:eastAsia="Times New Roman"/>
            <w:color w:val="000000"/>
          </w:rPr>
          <w:t xml:space="preserve"> (NLCD)</w:t>
        </w:r>
      </w:ins>
      <w:r w:rsidRPr="002505DE">
        <w:rPr>
          <w:rFonts w:eastAsia="Times New Roman"/>
          <w:color w:val="000000"/>
        </w:rPr>
        <w:t xml:space="preserve"> in 2019 (DeWitz 2021). 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18052E68" w14:textId="77777777" w:rsidR="002505DE" w:rsidRPr="002505DE" w:rsidRDefault="002505DE" w:rsidP="00167887">
      <w:pPr>
        <w:spacing w:after="160" w:line="480" w:lineRule="auto"/>
        <w:ind w:right="-540"/>
        <w:rPr>
          <w:rFonts w:eastAsia="Times New Roman"/>
        </w:rPr>
      </w:pPr>
      <w:commentRangeStart w:id="90"/>
      <w:r w:rsidRPr="002505DE">
        <w:rPr>
          <w:rFonts w:eastAsia="Times New Roman"/>
          <w:i/>
          <w:iCs/>
          <w:color w:val="000000"/>
        </w:rPr>
        <w:lastRenderedPageBreak/>
        <w:t>Environmental Covariates - Density Estimate</w:t>
      </w:r>
      <w:commentRangeEnd w:id="90"/>
      <w:r w:rsidR="00420F29">
        <w:rPr>
          <w:rStyle w:val="CommentReference"/>
        </w:rPr>
        <w:commentReference w:id="90"/>
      </w:r>
    </w:p>
    <w:p w14:paraId="19D2140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Previous research has recognized the importance of scale in species-habitat relationships (</w:t>
      </w:r>
      <w:proofErr w:type="spellStart"/>
      <w:r w:rsidRPr="002505DE">
        <w:rPr>
          <w:rFonts w:eastAsia="Times New Roman"/>
          <w:color w:val="000000"/>
        </w:rPr>
        <w:t>McGarigal</w:t>
      </w:r>
      <w:proofErr w:type="spellEnd"/>
      <w:r w:rsidRPr="002505DE">
        <w:rPr>
          <w:rFonts w:eastAsia="Times New Roman"/>
          <w:color w:val="000000"/>
        </w:rPr>
        <w:t xml:space="preserve"> et al. 2016, Moraga et al.2019), therefore we included measurements of variables at multiple scales to account for the scale of effect (Moraga et al. 2019). An estimate of slope at camera site and mean slope within 100 meters of camera site was 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locations — </w:t>
      </w:r>
      <w:commentRangeStart w:id="91"/>
      <w:r w:rsidRPr="002505DE">
        <w:rPr>
          <w:rFonts w:eastAsia="Times New Roman"/>
          <w:color w:val="000000"/>
        </w:rPr>
        <w:t>100m, 250m, and 385m</w:t>
      </w:r>
      <w:commentRangeEnd w:id="91"/>
      <w:r w:rsidR="00420F29">
        <w:rPr>
          <w:rStyle w:val="CommentReference"/>
        </w:rPr>
        <w:commentReference w:id="91"/>
      </w:r>
      <w:r w:rsidRPr="002505DE">
        <w:rPr>
          <w:rFonts w:eastAsia="Times New Roman"/>
          <w:color w:val="000000"/>
        </w:rPr>
        <w:t>. Distance to herbaceous cover, assumed to be a proxy for high quality forage for mule deer based on our habitat selection study, was also included as a variable. Trails in the study area were digitized and trail length was measured at the grid cell scale and within 100m of camera locations.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77777777" w:rsidR="00420F29" w:rsidRDefault="00420F29" w:rsidP="00167887">
      <w:pPr>
        <w:spacing w:after="160" w:line="480" w:lineRule="auto"/>
        <w:ind w:right="-540"/>
        <w:rPr>
          <w:ins w:id="92" w:author="Stenglein, Jennifer L - DNR" w:date="2024-09-09T10:22:00Z"/>
          <w:rFonts w:eastAsia="Times New Roman"/>
          <w:color w:val="000000"/>
        </w:rPr>
      </w:pPr>
      <w:ins w:id="93" w:author="Stenglein, Jennifer L - DNR" w:date="2024-09-09T10:18:00Z">
        <w:r>
          <w:rPr>
            <w:rFonts w:eastAsia="Times New Roman"/>
            <w:color w:val="000000"/>
          </w:rPr>
          <w:t>We</w:t>
        </w:r>
      </w:ins>
      <w:del w:id="94" w:author="Stenglein, Jennifer L - DNR" w:date="2024-09-09T10:18:00Z">
        <w:r w:rsidR="002505DE" w:rsidRPr="002505DE" w:rsidDel="00420F29">
          <w:rPr>
            <w:rFonts w:eastAsia="Times New Roman"/>
            <w:color w:val="000000"/>
          </w:rPr>
          <w:delText>I</w:delText>
        </w:r>
      </w:del>
      <w:r w:rsidR="002505DE" w:rsidRPr="002505DE">
        <w:rPr>
          <w:rFonts w:eastAsia="Times New Roman"/>
          <w:color w:val="000000"/>
        </w:rPr>
        <w:t xml:space="preserve"> analyzed deer spatiotemporal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w:t>
      </w:r>
      <w:del w:id="95" w:author="Stenglein, Jennifer L - DNR" w:date="2024-09-09T10:19:00Z">
        <w:r w:rsidR="002505DE" w:rsidRPr="002505DE" w:rsidDel="00420F29">
          <w:rPr>
            <w:rFonts w:eastAsia="Times New Roman"/>
            <w:color w:val="000000"/>
          </w:rPr>
          <w:delText xml:space="preserve">which allows for the simultaneous estimation of </w:delText>
        </w:r>
        <w:commentRangeStart w:id="96"/>
        <w:r w:rsidR="002505DE" w:rsidRPr="002505DE" w:rsidDel="00420F29">
          <w:rPr>
            <w:rFonts w:eastAsia="Times New Roman"/>
            <w:color w:val="000000"/>
          </w:rPr>
          <w:delText xml:space="preserve">a selection free movement kernel </w:delText>
        </w:r>
        <w:commentRangeEnd w:id="96"/>
        <w:r w:rsidDel="00420F29">
          <w:rPr>
            <w:rStyle w:val="CommentReference"/>
          </w:rPr>
          <w:commentReference w:id="96"/>
        </w:r>
        <w:r w:rsidR="002505DE" w:rsidRPr="002505DE" w:rsidDel="00420F29">
          <w:rPr>
            <w:rFonts w:eastAsia="Times New Roman"/>
            <w:color w:val="000000"/>
          </w:rPr>
          <w:delText xml:space="preserve">representing how an animal would move in a homogeneous environment </w:delText>
        </w:r>
        <w:commentRangeStart w:id="97"/>
        <w:r w:rsidR="002505DE" w:rsidRPr="002505DE" w:rsidDel="00420F29">
          <w:rPr>
            <w:rFonts w:eastAsia="Times New Roman"/>
            <w:color w:val="000000"/>
          </w:rPr>
          <w:delText>and a movement free selection kernel</w:delText>
        </w:r>
        <w:commentRangeEnd w:id="97"/>
        <w:r w:rsidDel="00420F29">
          <w:rPr>
            <w:rStyle w:val="CommentReference"/>
          </w:rPr>
          <w:commentReference w:id="97"/>
        </w:r>
        <w:r w:rsidR="002505DE" w:rsidRPr="002505DE" w:rsidDel="00420F29">
          <w:rPr>
            <w:rFonts w:eastAsia="Times New Roman"/>
            <w:color w:val="000000"/>
          </w:rPr>
          <w:delText xml:space="preserve"> </w:delText>
        </w:r>
      </w:del>
      <w:r w:rsidR="002505DE" w:rsidRPr="002505DE">
        <w:rPr>
          <w:rFonts w:eastAsia="Times New Roman"/>
          <w:color w:val="000000"/>
        </w:rPr>
        <w:t xml:space="preserve">(Avgar et al. 2016). This analysis compares used steps, those taken by the animal, </w:t>
      </w:r>
      <w:r w:rsidR="002505DE" w:rsidRPr="002505DE">
        <w:rPr>
          <w:rFonts w:eastAsia="Times New Roman"/>
          <w:color w:val="000000"/>
        </w:rPr>
        <w:lastRenderedPageBreak/>
        <w:t>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w:t>
      </w:r>
      <w:del w:id="98" w:author="Stenglein, Jennifer L - DNR" w:date="2024-09-09T10:20:00Z">
        <w:r w:rsidR="002505DE" w:rsidRPr="002505DE" w:rsidDel="00420F29">
          <w:rPr>
            <w:rFonts w:eastAsia="Times New Roman"/>
            <w:color w:val="000000"/>
          </w:rPr>
          <w:delText>, with more available points recommended</w:delText>
        </w:r>
      </w:del>
      <w:r w:rsidR="002505DE" w:rsidRPr="002505DE">
        <w:rPr>
          <w:rFonts w:eastAsia="Times New Roman"/>
          <w:color w:val="000000"/>
        </w:rPr>
        <w:t xml:space="preserve"> (Avgar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ins w:id="99" w:author="Stenglein, Jennifer L - DNR" w:date="2024-09-09T10:20:00Z">
        <w:r>
          <w:rPr>
            <w:rFonts w:eastAsia="Times New Roman"/>
            <w:color w:val="000000"/>
          </w:rPr>
          <w:t>We</w:t>
        </w:r>
      </w:ins>
      <w:del w:id="100" w:author="Stenglein, Jennifer L - DNR" w:date="2024-09-09T10:20:00Z">
        <w:r w:rsidR="002505DE" w:rsidRPr="002505DE" w:rsidDel="00420F29">
          <w:rPr>
            <w:rFonts w:eastAsia="Times New Roman"/>
            <w:color w:val="000000"/>
          </w:rPr>
          <w:delText>I</w:delText>
        </w:r>
      </w:del>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101"/>
      <w:commentRangeStart w:id="102"/>
      <w:r w:rsidR="002505DE" w:rsidRPr="002505DE">
        <w:rPr>
          <w:rFonts w:eastAsia="Times New Roman"/>
          <w:color w:val="000000"/>
        </w:rPr>
        <w:t>lengths</w:t>
      </w:r>
      <w:commentRangeEnd w:id="101"/>
      <w:r>
        <w:rPr>
          <w:rStyle w:val="CommentReference"/>
        </w:rPr>
        <w:commentReference w:id="101"/>
      </w:r>
      <w:commentRangeEnd w:id="102"/>
      <w:r>
        <w:rPr>
          <w:rStyle w:val="CommentReference"/>
        </w:rPr>
        <w:commentReference w:id="102"/>
      </w:r>
      <w:r w:rsidR="002505DE" w:rsidRPr="002505DE">
        <w:rPr>
          <w:rFonts w:eastAsia="Times New Roman"/>
          <w:color w:val="000000"/>
        </w:rPr>
        <w:t xml:space="preserve">. </w:t>
      </w:r>
    </w:p>
    <w:p w14:paraId="370ABDB5" w14:textId="6EECFB48" w:rsidR="002505DE" w:rsidRPr="002505DE" w:rsidRDefault="002505DE">
      <w:pPr>
        <w:spacing w:after="160" w:line="480" w:lineRule="auto"/>
        <w:ind w:right="-540" w:firstLine="840"/>
        <w:rPr>
          <w:rFonts w:eastAsia="Times New Roman"/>
        </w:rPr>
        <w:pPrChange w:id="103" w:author="Stenglein, Jennifer L - DNR" w:date="2024-09-09T10:22:00Z">
          <w:pPr>
            <w:spacing w:after="160" w:line="480" w:lineRule="auto"/>
            <w:ind w:right="-540"/>
          </w:pPr>
        </w:pPrChange>
      </w:pPr>
      <w:del w:id="104" w:author="Stenglein, Jennifer L - DNR" w:date="2024-09-09T10:21:00Z">
        <w:r w:rsidRPr="002505DE" w:rsidDel="00420F29">
          <w:rPr>
            <w:rFonts w:eastAsia="Times New Roman"/>
            <w:color w:val="000000"/>
          </w:rPr>
          <w:delText xml:space="preserve">I </w:delText>
        </w:r>
      </w:del>
      <w:ins w:id="105" w:author="Stenglein, Jennifer L - DNR" w:date="2024-09-09T10:21:00Z">
        <w:r w:rsidR="00420F29">
          <w:rPr>
            <w:rFonts w:eastAsia="Times New Roman"/>
            <w:color w:val="000000"/>
          </w:rPr>
          <w:t>We</w:t>
        </w:r>
        <w:r w:rsidR="00420F29" w:rsidRPr="002505DE">
          <w:rPr>
            <w:rFonts w:eastAsia="Times New Roman"/>
            <w:color w:val="000000"/>
          </w:rPr>
          <w:t xml:space="preserve"> </w:t>
        </w:r>
      </w:ins>
      <w:r w:rsidRPr="002505DE">
        <w:rPr>
          <w:rFonts w:eastAsia="Times New Roman"/>
          <w:color w:val="000000"/>
        </w:rPr>
        <w:t xml:space="preserve">used </w:t>
      </w:r>
      <w:commentRangeStart w:id="106"/>
      <w:r w:rsidRPr="002505DE">
        <w:rPr>
          <w:rFonts w:eastAsia="Times New Roman"/>
          <w:color w:val="000000"/>
        </w:rPr>
        <w:t xml:space="preserve">a mixed Poisson regression </w:t>
      </w:r>
      <w:commentRangeEnd w:id="106"/>
      <w:r w:rsidR="00420F29">
        <w:rPr>
          <w:rStyle w:val="CommentReference"/>
        </w:rPr>
        <w:commentReference w:id="106"/>
      </w:r>
      <w:r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Pr="002505DE">
        <w:rPr>
          <w:rFonts w:eastAsia="Times New Roman"/>
          <w:color w:val="000000"/>
        </w:rPr>
        <w:t>iSSA</w:t>
      </w:r>
      <w:proofErr w:type="spellEnd"/>
      <w:r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del w:id="107" w:author="Stenglein, Jennifer L - DNR" w:date="2024-09-09T10:23:00Z">
        <w:r w:rsidRPr="002505DE" w:rsidDel="00420F29">
          <w:rPr>
            <w:rFonts w:eastAsia="Times New Roman"/>
            <w:color w:val="000000"/>
          </w:rPr>
          <w:delText xml:space="preserve">me </w:delText>
        </w:r>
      </w:del>
      <w:ins w:id="108" w:author="Stenglein, Jennifer L - DNR" w:date="2024-09-09T10:23:00Z">
        <w:r w:rsidR="00420F29">
          <w:rPr>
            <w:rFonts w:eastAsia="Times New Roman"/>
            <w:color w:val="000000"/>
          </w:rPr>
          <w:t>us</w:t>
        </w:r>
        <w:r w:rsidR="00420F29" w:rsidRPr="002505DE">
          <w:rPr>
            <w:rFonts w:eastAsia="Times New Roman"/>
            <w:color w:val="000000"/>
          </w:rPr>
          <w:t xml:space="preserve"> </w:t>
        </w:r>
      </w:ins>
      <w:r w:rsidRPr="002505DE">
        <w:rPr>
          <w:rFonts w:eastAsia="Times New Roman"/>
          <w:color w:val="000000"/>
        </w:rPr>
        <w:t xml:space="preserve">to account for dependence among locations from the same individuals and variation in responses to different habitat and human-related covariates. </w:t>
      </w:r>
      <w:commentRangeStart w:id="109"/>
      <w:r w:rsidRPr="002505DE">
        <w:rPr>
          <w:rFonts w:eastAsia="Times New Roman"/>
          <w:color w:val="000000"/>
        </w:rPr>
        <w:t>Mixed models were compared to fixed effect models using information criteria to ensure the incorporation of random effects produced the best performing models</w:t>
      </w:r>
      <w:commentRangeEnd w:id="109"/>
      <w:r w:rsidR="00BB6B13">
        <w:rPr>
          <w:rStyle w:val="CommentReference"/>
        </w:rPr>
        <w:commentReference w:id="109"/>
      </w:r>
      <w:r w:rsidRPr="002505DE">
        <w:rPr>
          <w:rFonts w:eastAsia="Times New Roman"/>
          <w:color w:val="000000"/>
        </w:rPr>
        <w:t>. Regression analys</w:t>
      </w:r>
      <w:ins w:id="110" w:author="Stenglein, Jennifer L - DNR" w:date="2024-09-09T10:24:00Z">
        <w:r w:rsidR="00BB6B13">
          <w:rPr>
            <w:rFonts w:eastAsia="Times New Roman"/>
            <w:color w:val="000000"/>
          </w:rPr>
          <w:t>e</w:t>
        </w:r>
      </w:ins>
      <w:del w:id="111" w:author="Stenglein, Jennifer L - DNR" w:date="2024-09-09T10:24:00Z">
        <w:r w:rsidRPr="002505DE" w:rsidDel="00BB6B13">
          <w:rPr>
            <w:rFonts w:eastAsia="Times New Roman"/>
            <w:color w:val="000000"/>
          </w:rPr>
          <w:delText>i</w:delText>
        </w:r>
      </w:del>
      <w:r w:rsidRPr="002505DE">
        <w:rPr>
          <w:rFonts w:eastAsia="Times New Roman"/>
          <w:color w:val="000000"/>
        </w:rPr>
        <w:t>s w</w:t>
      </w:r>
      <w:ins w:id="112" w:author="Stenglein, Jennifer L - DNR" w:date="2024-09-09T10:24:00Z">
        <w:r w:rsidR="00BB6B13">
          <w:rPr>
            <w:rFonts w:eastAsia="Times New Roman"/>
            <w:color w:val="000000"/>
          </w:rPr>
          <w:t>ere</w:t>
        </w:r>
      </w:ins>
      <w:del w:id="113" w:author="Stenglein, Jennifer L - DNR" w:date="2024-09-09T10:24:00Z">
        <w:r w:rsidRPr="002505DE" w:rsidDel="00BB6B13">
          <w:rPr>
            <w:rFonts w:eastAsia="Times New Roman"/>
            <w:color w:val="000000"/>
          </w:rPr>
          <w:delText>as</w:delText>
        </w:r>
      </w:del>
      <w:r w:rsidRPr="002505DE">
        <w:rPr>
          <w:rFonts w:eastAsia="Times New Roman"/>
          <w:color w:val="000000"/>
        </w:rPr>
        <w:t xml:space="preserve"> run using the R package </w:t>
      </w:r>
      <w:proofErr w:type="spellStart"/>
      <w:r w:rsidRPr="002505DE">
        <w:rPr>
          <w:rFonts w:eastAsia="Times New Roman"/>
          <w:color w:val="000000"/>
        </w:rPr>
        <w:t>glmmTMB</w:t>
      </w:r>
      <w:proofErr w:type="spellEnd"/>
      <w:r w:rsidRPr="002505DE">
        <w:rPr>
          <w:rFonts w:eastAsia="Times New Roman"/>
          <w:color w:val="000000"/>
        </w:rPr>
        <w:t xml:space="preserve"> (Brooks et al. 2017).</w:t>
      </w:r>
    </w:p>
    <w:p w14:paraId="321C8C7E" w14:textId="77777777" w:rsidR="002505DE" w:rsidRPr="002505DE" w:rsidRDefault="002505DE" w:rsidP="00167887">
      <w:pPr>
        <w:spacing w:after="160" w:line="480" w:lineRule="auto"/>
        <w:ind w:right="-540"/>
        <w:rPr>
          <w:rFonts w:eastAsia="Times New Roman"/>
        </w:rPr>
      </w:pPr>
      <w:commentRangeStart w:id="114"/>
      <w:commentRangeStart w:id="115"/>
      <w:r w:rsidRPr="002505DE">
        <w:rPr>
          <w:rFonts w:eastAsia="Times New Roman"/>
          <w:color w:val="000000"/>
        </w:rPr>
        <w:t xml:space="preserve">Models </w:t>
      </w:r>
      <w:commentRangeEnd w:id="114"/>
      <w:r w:rsidR="00BB6B13">
        <w:rPr>
          <w:rStyle w:val="CommentReference"/>
        </w:rPr>
        <w:commentReference w:id="114"/>
      </w:r>
      <w:commentRangeEnd w:id="115"/>
      <w:r w:rsidR="00BB6B13">
        <w:rPr>
          <w:rStyle w:val="CommentReference"/>
        </w:rPr>
        <w:commentReference w:id="115"/>
      </w:r>
      <w:r w:rsidRPr="002505DE">
        <w:rPr>
          <w:rFonts w:eastAsia="Times New Roman"/>
          <w:color w:val="000000"/>
        </w:rPr>
        <w:t xml:space="preserve">fit to data included a null model that contained only attributes of movement representing how an animal would move free of selection for habitat. Parameters included cosine-transformed </w:t>
      </w:r>
      <w:r w:rsidRPr="002505DE">
        <w:rPr>
          <w:rFonts w:eastAsia="Times New Roman"/>
          <w:color w:val="000000"/>
        </w:rPr>
        <w:lastRenderedPageBreak/>
        <w:t>turning angle, cosine-transformed turning angle squared, log step length and the squared log step length. Cosine-transformed step length converts this circular variable into a variable where 1 represents no change in turn angle and -1 indicates a 180° change in direction, with left and right turns represented by 0. This allows us to account for the tendency of movement in the same direction. Cosine-transformed turning angle squared was added as a covariate after initial data exploration indicated deer exhibited a tendency to persist in direction of travel (1) or travel in the exact opposite direction (-1). Log step length and squared log step length were included because the estimated coefficients of these step length parameters can be combined with the estimated parameters of our observed lognormal step length distribution to update our step length distribution (Avgar et al. 2016). Furthermore, we can include interactions with these movement parameters to allow movement distributions to change depending on environmental conditions (</w:t>
      </w:r>
      <w:proofErr w:type="spellStart"/>
      <w:r w:rsidRPr="002505DE">
        <w:rPr>
          <w:rFonts w:eastAsia="Times New Roman"/>
          <w:color w:val="000000"/>
        </w:rPr>
        <w:t>Fieberg</w:t>
      </w:r>
      <w:proofErr w:type="spellEnd"/>
      <w:r w:rsidRPr="002505DE">
        <w:rPr>
          <w:rFonts w:eastAsia="Times New Roman"/>
          <w:color w:val="000000"/>
        </w:rPr>
        <w:t xml:space="preserve"> et al. 2021). Movement parameters interacted with human activity were used to update step length distributions from the model to explore changes in movement patterns in response to human activity. </w:t>
      </w:r>
    </w:p>
    <w:p w14:paraId="0C4679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null model with just movement parameters explained above was fit to test if models involving habitat selection parameters could outperform a model assuming movement irrespective of habitat selection (</w:t>
      </w:r>
      <w:proofErr w:type="spellStart"/>
      <w:r w:rsidRPr="002505DE">
        <w:rPr>
          <w:rFonts w:eastAsia="Times New Roman"/>
          <w:color w:val="000000"/>
        </w:rPr>
        <w:t>Fieberg</w:t>
      </w:r>
      <w:proofErr w:type="spellEnd"/>
      <w:r w:rsidRPr="002505DE">
        <w:rPr>
          <w:rFonts w:eastAsia="Times New Roman"/>
          <w:color w:val="000000"/>
        </w:rPr>
        <w:t xml:space="preserve"> et al. 2021). A habitat model was fit incorporating habitat covariates (land cover classes, cosine-transformed aspect, terrain ruggedness index) and a human activity model was fit with main effects of, and an interaction between, rolling average of human activity and distance to </w:t>
      </w:r>
      <w:r w:rsidRPr="002505DE">
        <w:rPr>
          <w:rFonts w:eastAsia="Times New Roman"/>
          <w:color w:val="000000"/>
        </w:rPr>
        <w:lastRenderedPageBreak/>
        <w:t>trail. Two variations of a global model were fit, the first of which included interactions between movement characteristics and rolling average of human activity. We used this interaction to investigate how movement behavior changed in response to changes in human activity. The second global model contained an interaction between rolling average of human activity and forest habitat selection. The five models were fit on the whole (pooled) dataset, a dataset for points at night and a dataset for points during the day. Continuous variables were scaled and centered. Analysis was not done with the crepuscular time period due to a small sample size caused by the small window of time classified as crepuscular. Models were evaluated using Akaike Information Criterion (AIC) (Burnham and Anderson 2002).</w:t>
      </w:r>
    </w:p>
    <w:p w14:paraId="061ABCC2" w14:textId="20E37E24"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To compare and visualize deer movement patterns in relation to human activity between different time periods including crepuscular times, we used a linear mixed effects regression in R package </w:t>
      </w:r>
      <w:proofErr w:type="spellStart"/>
      <w:r w:rsidRPr="002505DE">
        <w:rPr>
          <w:rFonts w:eastAsia="Times New Roman"/>
          <w:color w:val="000000"/>
        </w:rPr>
        <w:t>nlme</w:t>
      </w:r>
      <w:proofErr w:type="spellEnd"/>
      <w:r w:rsidRPr="002505DE">
        <w:rPr>
          <w:rFonts w:eastAsia="Times New Roman"/>
          <w:color w:val="000000"/>
        </w:rPr>
        <w:t xml:space="preserve"> (</w:t>
      </w:r>
      <w:proofErr w:type="spellStart"/>
      <w:r w:rsidRPr="002505DE">
        <w:rPr>
          <w:rFonts w:eastAsia="Times New Roman"/>
          <w:color w:val="000000"/>
        </w:rPr>
        <w:t>Pinhiero</w:t>
      </w:r>
      <w:proofErr w:type="spellEnd"/>
      <w:r w:rsidRPr="002505DE">
        <w:rPr>
          <w:rFonts w:eastAsia="Times New Roman"/>
          <w:color w:val="000000"/>
        </w:rPr>
        <w:t xml:space="preserve"> and Bates 2023), with a log-transformed response variable of mean movement rate (meters/hour) over each time period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w:t>
      </w:r>
      <w:r w:rsidRPr="002505DE">
        <w:rPr>
          <w:rFonts w:eastAsia="Times New Roman"/>
          <w:color w:val="000000"/>
        </w:rPr>
        <w:lastRenderedPageBreak/>
        <w:t xml:space="preserve">Models were checked for fit with residuals and </w:t>
      </w:r>
      <w:proofErr w:type="spellStart"/>
      <w:r w:rsidRPr="002505DE">
        <w:rPr>
          <w:rFonts w:eastAsia="Times New Roman"/>
          <w:color w:val="000000"/>
        </w:rPr>
        <w:t>qq</w:t>
      </w:r>
      <w:proofErr w:type="spellEnd"/>
      <w:r w:rsidRPr="002505DE">
        <w:rPr>
          <w:rFonts w:eastAsia="Times New Roman"/>
          <w:color w:val="000000"/>
        </w:rPr>
        <w:t xml:space="preserve"> plots and evaluated using Akaike Information Criterion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0B8C86A8" w:rsidR="002505DE" w:rsidRPr="002505DE" w:rsidRDefault="002505DE" w:rsidP="00167887">
      <w:pPr>
        <w:spacing w:before="120" w:line="480" w:lineRule="auto"/>
        <w:rPr>
          <w:rFonts w:eastAsia="Times New Roman"/>
        </w:rPr>
      </w:pPr>
      <w:r w:rsidRPr="002505DE">
        <w:rPr>
          <w:rFonts w:eastAsia="Times New Roman"/>
          <w:color w:val="000000"/>
        </w:rPr>
        <w:t>Time-to-event modeling (TTE)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 xml:space="preserve">Loonam et al. 2021), is a part of a relatively new set of models using camera viewsheds to estimate abundance of unmarked populations. TTE specifically allows us to leverage movement data from mule deer telemetry, in combination with captures of our study species on </w:t>
      </w:r>
      <w:proofErr w:type="spellStart"/>
      <w:r w:rsidRPr="002505DE">
        <w:rPr>
          <w:rFonts w:eastAsia="Times New Roman"/>
          <w:color w:val="000000"/>
        </w:rPr>
        <w:t>trail</w:t>
      </w:r>
      <w:proofErr w:type="spellEnd"/>
      <w:r w:rsidRPr="002505DE">
        <w:rPr>
          <w:rFonts w:eastAsia="Times New Roman"/>
          <w:color w:val="000000"/>
        </w:rPr>
        <w:t xml:space="preserve"> cameras to estimate abundance (Moeller et al. 2018). TTE and similar statistical approaches (space-to-event, random encounter models) sample the landscape as opposed to modeling unmarked animals and therefore do not carry the same difficult assumptions as other models to estimate unmarked populations of animals (Loonam et al. 2021</w:t>
      </w:r>
      <w:r w:rsidR="0076619F">
        <w:rPr>
          <w:rFonts w:eastAsia="Times New Roman"/>
          <w:color w:val="000000"/>
        </w:rPr>
        <w:t>a</w:t>
      </w:r>
      <w:r w:rsidRPr="002505DE">
        <w:rPr>
          <w:rFonts w:eastAsia="Times New Roman"/>
          <w:color w:val="000000"/>
        </w:rPr>
        <w:t>, Moeller et al. 2022). More specifically, TTE models the distribution of animals in the collective viewshed of all the cameras as a Poisson distribution and utilizes the connection to the exponential distribution, representing the amount of time it takes for a Poisson distributed event to occur (Loonam et al. 2021</w:t>
      </w:r>
      <w:r w:rsidR="0076619F">
        <w:rPr>
          <w:rFonts w:eastAsia="Times New Roman"/>
          <w:color w:val="000000"/>
        </w:rPr>
        <w:t>a</w:t>
      </w:r>
      <w:r w:rsidRPr="002505DE">
        <w:rPr>
          <w:rFonts w:eastAsia="Times New Roman"/>
          <w:color w:val="000000"/>
        </w:rPr>
        <w:t>). Therefore, we measure the number of sampling periods it takes for an animal to appear during a sampling occasion to then estimate abundance. These measures are repeated across time and across space at multiple cameras allowing us to model heterogeneous density at individual cameras based on environmental factors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Time-to-event models have been shown to have more precise estimates than space-</w:t>
      </w:r>
      <w:r w:rsidRPr="002505DE">
        <w:rPr>
          <w:rFonts w:eastAsia="Times New Roman"/>
          <w:color w:val="000000"/>
        </w:rPr>
        <w:lastRenderedPageBreak/>
        <w:t>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non-trivial, as movement rate measured in discrete time is dependent on sampling rate with coarse time scales under-estimating speed and very fine time scales over-estimating speed (Noonan et al. 2019, Poulin et al. 2021). Over- and underestimating speed has been shown to cause a linear bias in density estimates from TTE models (Loonam et al. 2021</w:t>
      </w:r>
      <w:r w:rsidR="0076619F">
        <w:rPr>
          <w:rFonts w:eastAsia="Times New Roman"/>
          <w:color w:val="000000"/>
        </w:rPr>
        <w:t>a</w:t>
      </w:r>
      <w:r w:rsidRPr="002505DE">
        <w:rPr>
          <w:rFonts w:eastAsia="Times New Roman"/>
          <w:color w:val="000000"/>
        </w:rPr>
        <w:t>, Santini et al. 2022). To solve this, we calculated speed using continuous time movement modeling which has shown to be robust to variable sampling rates (Noonan et al. 2019), while also calculating 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040B8FE6" w:rsidR="002505DE" w:rsidRPr="002505DE" w:rsidRDefault="002505DE" w:rsidP="00167887">
      <w:pPr>
        <w:spacing w:before="120" w:line="480" w:lineRule="auto"/>
        <w:rPr>
          <w:rFonts w:eastAsia="Times New Roman"/>
        </w:rPr>
      </w:pPr>
      <w:r w:rsidRPr="002505DE">
        <w:rPr>
          <w:rFonts w:eastAsia="Times New Roman"/>
          <w:color w:val="000000"/>
        </w:rPr>
        <w:lastRenderedPageBreak/>
        <w:t xml:space="preserve">A time frame from April 14, 2022- May 15, </w:t>
      </w:r>
      <w:proofErr w:type="gramStart"/>
      <w:r w:rsidRPr="002505DE">
        <w:rPr>
          <w:rFonts w:eastAsia="Times New Roman"/>
          <w:color w:val="000000"/>
        </w:rPr>
        <w:t>2022</w:t>
      </w:r>
      <w:proofErr w:type="gramEnd"/>
      <w:r w:rsidRPr="002505DE">
        <w:rPr>
          <w:rFonts w:eastAsia="Times New Roman"/>
          <w:color w:val="000000"/>
        </w:rPr>
        <w:t xml:space="preserve"> was chosen for an overall density estimate for the study area. This timeframe was chosen to match the timing of our habitat selection study on deer winter range, with the earliest migration date found among collared deer to be May 15. To separately investigate heterogeneous density among cameras, the entire deployment period (April 2022-August 2022) was used to 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  Models were checked to ensure assumptions were met and evaluated using Akaike Information Criterion for small sample sizes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posterior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w:t>
      </w:r>
      <w:r w:rsidRPr="002505DE">
        <w:rPr>
          <w:rFonts w:eastAsia="Times New Roman"/>
          <w:color w:val="000000"/>
        </w:rPr>
        <w:lastRenderedPageBreak/>
        <w:t>positive effect on selection in relation to shrub habitat. There is a weak, positive effect of forest habitat on selection. Lastly there is a strong, negative effect of distance to trail on selection implying selection for areas closer to trail.</w:t>
      </w:r>
    </w:p>
    <w:p w14:paraId="7CF33C28" w14:textId="5D3B947A" w:rsidR="002505DE" w:rsidRDefault="002505DE" w:rsidP="00167887">
      <w:pPr>
        <w:spacing w:line="480" w:lineRule="auto"/>
        <w:jc w:val="center"/>
        <w:rPr>
          <w:rFonts w:eastAsia="Times New Roman"/>
        </w:rPr>
      </w:pP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w:t>
      </w:r>
      <w:r w:rsidRPr="002505DE">
        <w:rPr>
          <w:rFonts w:eastAsia="Times New Roman"/>
          <w:color w:val="000000"/>
        </w:rPr>
        <w:lastRenderedPageBreak/>
        <w:t>forest land cover on selection (Figure 3). Suggesting a minor avoidance of herbaceous land cover 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058DDC86" w14:textId="42D7CE7B"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Similar to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w:t>
      </w:r>
      <w:r w:rsidRPr="002505DE">
        <w:rPr>
          <w:rFonts w:eastAsia="Times New Roman"/>
          <w:color w:val="000000"/>
        </w:rPr>
        <w:lastRenderedPageBreak/>
        <w:t xml:space="preserve">activity at night implicating deer move more at night with increases in 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775CD1AA" w14:textId="0FDBDB44" w:rsidR="002D4925" w:rsidRDefault="00E121B6"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00776EB0" wp14:editId="6078208D">
            <wp:extent cx="5029902" cy="3600953"/>
            <wp:effectExtent l="0" t="0" r="0" b="0"/>
            <wp:docPr id="262755065" name="Picture 1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5065" name="Picture 11" descr="A graph with black lines and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902" cy="3600953"/>
                    </a:xfrm>
                    <a:prstGeom prst="rect">
                      <a:avLst/>
                    </a:prstGeom>
                  </pic:spPr>
                </pic:pic>
              </a:graphicData>
            </a:graphic>
          </wp:inline>
        </w:drawing>
      </w:r>
    </w:p>
    <w:p w14:paraId="10312BEE" w14:textId="79274F26"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Movement </w:t>
      </w:r>
      <w:r w:rsidR="00193A49">
        <w:rPr>
          <w:rFonts w:eastAsia="Times New Roman"/>
          <w:b/>
          <w:bCs/>
          <w:color w:val="000000"/>
        </w:rPr>
        <w:t>r</w:t>
      </w:r>
      <w:r w:rsidRPr="00193A49">
        <w:rPr>
          <w:rFonts w:eastAsia="Times New Roman"/>
          <w:b/>
          <w:bCs/>
          <w:color w:val="000000"/>
        </w:rPr>
        <w:t xml:space="preserve">ate </w:t>
      </w:r>
      <w:r w:rsidR="00193A49">
        <w:rPr>
          <w:rFonts w:eastAsia="Times New Roman"/>
          <w:b/>
          <w:bCs/>
          <w:color w:val="000000"/>
        </w:rPr>
        <w:t>r</w:t>
      </w:r>
      <w:r w:rsidRPr="00193A49">
        <w:rPr>
          <w:rFonts w:eastAsia="Times New Roman"/>
          <w:b/>
          <w:bCs/>
          <w:color w:val="000000"/>
        </w:rPr>
        <w:t>egression</w:t>
      </w:r>
    </w:p>
    <w:p w14:paraId="496F014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The model including an interaction between daily human activity and diel period was the best fit model. Daily human activity had a strong, positive effect on movement rates, and deer movement rate was smaller at night compared to crepuscular times of day, while daytime movement did not differ significantly from crepuscular time periods (Figure 6). Male deer had higher movement rates and the effect of human activity interacting with time of day was significantly negative for both day and night in comparison to crepuscular times of day (Figure 6). Figure 7 shows the effect of </w:t>
      </w:r>
      <w:r w:rsidRPr="002505DE">
        <w:rPr>
          <w:rFonts w:eastAsia="Times New Roman"/>
          <w:color w:val="000000"/>
        </w:rPr>
        <w:lastRenderedPageBreak/>
        <w:t>this interaction, with deer increasing their movement rate most during crepuscular periods of the day in response to human activity and also showing increases in movement rate during the night in response to human activity. Meanwhile we see a decrease in deer movement in response to human activity during the day (Figure 7).</w:t>
      </w:r>
    </w:p>
    <w:p w14:paraId="2F8B5D76" w14:textId="51F7844C" w:rsidR="002D4925" w:rsidRPr="002505DE" w:rsidRDefault="00E121B6" w:rsidP="00167887">
      <w:pPr>
        <w:spacing w:after="160" w:line="480" w:lineRule="auto"/>
        <w:ind w:right="-540"/>
        <w:jc w:val="center"/>
        <w:rPr>
          <w:rFonts w:eastAsia="Times New Roman"/>
        </w:rPr>
      </w:pPr>
      <w:r>
        <w:rPr>
          <w:rFonts w:eastAsia="Times New Roman"/>
          <w:noProof/>
        </w:rPr>
        <w:drawing>
          <wp:inline distT="0" distB="0" distL="0" distR="0" wp14:anchorId="1F9B2610" wp14:editId="642E67C9">
            <wp:extent cx="4515480" cy="3315163"/>
            <wp:effectExtent l="0" t="0" r="0" b="0"/>
            <wp:docPr id="745412938" name="Picture 12" descr="A graph of a person's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2938" name="Picture 12" descr="A graph of a person's activit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5480" cy="3315163"/>
                    </a:xfrm>
                    <a:prstGeom prst="rect">
                      <a:avLst/>
                    </a:prstGeom>
                  </pic:spPr>
                </pic:pic>
              </a:graphicData>
            </a:graphic>
          </wp:inline>
        </w:drawing>
      </w:r>
    </w:p>
    <w:p w14:paraId="42910D5C" w14:textId="3B2DB5AB"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TTE </w:t>
      </w:r>
      <w:r w:rsidR="00193A49" w:rsidRPr="00193A49">
        <w:rPr>
          <w:rFonts w:eastAsia="Times New Roman"/>
          <w:b/>
          <w:bCs/>
          <w:color w:val="000000"/>
        </w:rPr>
        <w:t>m</w:t>
      </w:r>
      <w:r w:rsidRPr="00193A49">
        <w:rPr>
          <w:rFonts w:eastAsia="Times New Roman"/>
          <w:b/>
          <w:bCs/>
          <w:color w:val="000000"/>
        </w:rPr>
        <w:t>odeling</w:t>
      </w:r>
    </w:p>
    <w:p w14:paraId="51BA52F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on the study area dependent on camera viewshed estimates were 4.21 deer/km² for a viewshed area of 45m², 3.42 deer/km² for a viewshed area of 65m² and 2.87 deer/km² for a viewshed area of 80m² (Figure 8). As parameters estimates for camera viewshed area increased, density estimates for mule deer decreased. </w:t>
      </w:r>
    </w:p>
    <w:p w14:paraId="1A953500" w14:textId="67335459"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3737C375" wp14:editId="44B37ADC">
            <wp:extent cx="4176712" cy="3032831"/>
            <wp:effectExtent l="0" t="0" r="0" b="0"/>
            <wp:docPr id="17779191" name="Picture 13"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91" name="Picture 13" descr="A diagram of a number of objec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90544" cy="3042875"/>
                    </a:xfrm>
                    <a:prstGeom prst="rect">
                      <a:avLst/>
                    </a:prstGeom>
                  </pic:spPr>
                </pic:pic>
              </a:graphicData>
            </a:graphic>
          </wp:inline>
        </w:drawing>
      </w:r>
    </w:p>
    <w:p w14:paraId="740DD80C"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dependent on movement rate estimates for mule deer were 13.91 deer/km² at a movement rate of 41 meters/</w:t>
      </w:r>
      <w:proofErr w:type="spellStart"/>
      <w:r w:rsidRPr="002505DE">
        <w:rPr>
          <w:rFonts w:eastAsia="Times New Roman"/>
          <w:color w:val="000000"/>
        </w:rPr>
        <w:t>hr</w:t>
      </w:r>
      <w:proofErr w:type="spellEnd"/>
      <w:r w:rsidRPr="002505DE">
        <w:rPr>
          <w:rFonts w:eastAsia="Times New Roman"/>
          <w:color w:val="000000"/>
        </w:rPr>
        <w:t>, 4.61 deer/km² at a movement rate of 106 meters/</w:t>
      </w:r>
      <w:proofErr w:type="spellStart"/>
      <w:r w:rsidRPr="002505DE">
        <w:rPr>
          <w:rFonts w:eastAsia="Times New Roman"/>
          <w:color w:val="000000"/>
        </w:rPr>
        <w:t>hr</w:t>
      </w:r>
      <w:proofErr w:type="spellEnd"/>
      <w:r w:rsidRPr="002505DE">
        <w:rPr>
          <w:rFonts w:eastAsia="Times New Roman"/>
          <w:color w:val="000000"/>
        </w:rPr>
        <w:t xml:space="preserve"> and 1.80 deer/km² at a movement rate of 208 meters/</w:t>
      </w:r>
      <w:proofErr w:type="spellStart"/>
      <w:r w:rsidRPr="002505DE">
        <w:rPr>
          <w:rFonts w:eastAsia="Times New Roman"/>
          <w:color w:val="000000"/>
        </w:rPr>
        <w:t>hr</w:t>
      </w:r>
      <w:proofErr w:type="spellEnd"/>
      <w:r w:rsidRPr="002505DE">
        <w:rPr>
          <w:rFonts w:eastAsia="Times New Roman"/>
          <w:color w:val="000000"/>
        </w:rPr>
        <w:t xml:space="preserve"> (Figure 9). The movement rate of 208 meters/</w:t>
      </w:r>
      <w:proofErr w:type="spellStart"/>
      <w:r w:rsidRPr="002505DE">
        <w:rPr>
          <w:rFonts w:eastAsia="Times New Roman"/>
          <w:color w:val="000000"/>
        </w:rPr>
        <w:t>hr</w:t>
      </w:r>
      <w:proofErr w:type="spellEnd"/>
      <w:r w:rsidRPr="002505DE">
        <w:rPr>
          <w:rFonts w:eastAsia="Times New Roman"/>
          <w:color w:val="000000"/>
        </w:rPr>
        <w:t xml:space="preserve"> was estimated from an average movement rate of continuous time movement models fit to the movement data of 9 deer. As deer movement rate increased, estimates of deer density decreased.</w:t>
      </w:r>
    </w:p>
    <w:p w14:paraId="1F4D1280" w14:textId="7EC0F3FB"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4B5CDADF" wp14:editId="7B482562">
            <wp:extent cx="3957637" cy="2685273"/>
            <wp:effectExtent l="0" t="0" r="5080" b="1270"/>
            <wp:docPr id="1083093744" name="Picture 1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3744" name="Picture 14" descr="A graph of a number of object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974919" cy="2696999"/>
                    </a:xfrm>
                    <a:prstGeom prst="rect">
                      <a:avLst/>
                    </a:prstGeom>
                  </pic:spPr>
                </pic:pic>
              </a:graphicData>
            </a:graphic>
          </wp:inline>
        </w:drawing>
      </w:r>
    </w:p>
    <w:p w14:paraId="52262A09" w14:textId="3779BCE0"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Data was sufficient to estimate densities at 21 individual cameras. Four models had a </w:t>
      </w:r>
      <w:proofErr w:type="spellStart"/>
      <w:r w:rsidRPr="002505DE">
        <w:rPr>
          <w:rFonts w:eastAsia="Times New Roman"/>
          <w:color w:val="000000"/>
        </w:rPr>
        <w:t>ΔAICc</w:t>
      </w:r>
      <w:proofErr w:type="spellEnd"/>
      <w:r w:rsidRPr="002505DE">
        <w:rPr>
          <w:rFonts w:eastAsia="Times New Roman"/>
          <w:color w:val="000000"/>
        </w:rPr>
        <w:t xml:space="preserve"> &lt; 2 (Table 4) and were model averaged to get final parameter estimates. All four models contained either trail density at a grid cell scale, or relative human activity. The full model average resulted in no strong effect of any of the covariates and camera-level density (Figure 10). The intercept, or average density at cameras, was </w:t>
      </w:r>
      <w:r w:rsidR="00B839A6">
        <w:rPr>
          <w:rFonts w:eastAsia="Times New Roman"/>
          <w:color w:val="000000"/>
        </w:rPr>
        <w:t>0.613</w:t>
      </w:r>
      <w:r w:rsidRPr="002505DE">
        <w:rPr>
          <w:rFonts w:eastAsia="Times New Roman"/>
          <w:color w:val="000000"/>
        </w:rPr>
        <w:t xml:space="preserve"> deer/km², trail density at the camera grid level had a non-significant, negative effect; relative human activity had a non-significant, negative effect and slope had a weak, non-significant, negative effect. </w:t>
      </w:r>
    </w:p>
    <w:p w14:paraId="1D2787D8" w14:textId="4B15BEC4" w:rsidR="002505DE" w:rsidRDefault="002505DE" w:rsidP="00167887">
      <w:pPr>
        <w:spacing w:line="480" w:lineRule="auto"/>
        <w:jc w:val="center"/>
        <w:rPr>
          <w:rFonts w:eastAsia="Times New Roman"/>
        </w:rPr>
      </w:pPr>
    </w:p>
    <w:p w14:paraId="4E3C269C" w14:textId="4999AE3A" w:rsidR="00E121B6" w:rsidRPr="002505DE" w:rsidRDefault="00B839A6" w:rsidP="00167887">
      <w:pPr>
        <w:spacing w:line="480" w:lineRule="auto"/>
        <w:jc w:val="center"/>
        <w:rPr>
          <w:rFonts w:eastAsia="Times New Roman"/>
        </w:rPr>
      </w:pPr>
      <w:r>
        <w:rPr>
          <w:rFonts w:eastAsia="Times New Roman"/>
          <w:noProof/>
        </w:rPr>
        <w:lastRenderedPageBreak/>
        <w:drawing>
          <wp:inline distT="0" distB="0" distL="0" distR="0" wp14:anchorId="27BDCE79" wp14:editId="36AFB3B8">
            <wp:extent cx="4033837" cy="2861728"/>
            <wp:effectExtent l="0" t="0" r="5080" b="0"/>
            <wp:docPr id="2040390126"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0126" name="Picture 16" descr="A diagram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40608" cy="2866532"/>
                    </a:xfrm>
                    <a:prstGeom prst="rect">
                      <a:avLst/>
                    </a:prstGeom>
                  </pic:spPr>
                </pic:pic>
              </a:graphicData>
            </a:graphic>
          </wp:inline>
        </w:drawing>
      </w:r>
    </w:p>
    <w:p w14:paraId="10932484" w14:textId="181B542C" w:rsidR="002505DE" w:rsidRPr="002505DE" w:rsidRDefault="002505DE" w:rsidP="00167887">
      <w:pPr>
        <w:spacing w:after="160" w:line="480" w:lineRule="auto"/>
        <w:ind w:right="-540"/>
        <w:rPr>
          <w:rFonts w:eastAsia="Times New Roman"/>
        </w:rPr>
      </w:pPr>
      <w:commentRangeStart w:id="116"/>
      <w:r w:rsidRPr="002505DE">
        <w:rPr>
          <w:rFonts w:eastAsia="Times New Roman"/>
          <w:b/>
          <w:bCs/>
          <w:color w:val="000000"/>
        </w:rPr>
        <w:t>D</w:t>
      </w:r>
      <w:r w:rsidR="00AF4F8D">
        <w:rPr>
          <w:rFonts w:eastAsia="Times New Roman"/>
          <w:b/>
          <w:bCs/>
          <w:color w:val="000000"/>
        </w:rPr>
        <w:t>ISCUSSION</w:t>
      </w:r>
      <w:commentRangeEnd w:id="116"/>
      <w:r w:rsidR="003D259D">
        <w:rPr>
          <w:rStyle w:val="CommentReference"/>
        </w:rPr>
        <w:commentReference w:id="116"/>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models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with human activity, is indicative of areas where forest management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the shrub habitat providing a greater abundance and diversity of browse for mule deer (Bombaci et al. 2016, Miller et al. 2019). Habitat management of winter </w:t>
      </w:r>
      <w:r w:rsidRPr="002505DE">
        <w:rPr>
          <w:rFonts w:eastAsia="Times New Roman"/>
          <w:color w:val="000000"/>
        </w:rPr>
        <w:lastRenderedPageBreak/>
        <w:t>range for mule deer may be rendered less effective with increasing human recreation as potentially important cover habitat is removed and productive foraging habitat is perceived to be riskier. Thoughtful consideration of the goals of pinyon-juniper management may be needed to balance the needs of wildlife management along with other benefits of this practice (Miller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183B80F5"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This change in habitat preference as a result of human presence has also been observed in other wildlife species (Cristescu et al. 2013, Smith et al. 2019). Competing </w:t>
      </w:r>
      <w:proofErr w:type="spellStart"/>
      <w:r w:rsidRPr="002505DE">
        <w:rPr>
          <w:rFonts w:eastAsia="Times New Roman"/>
          <w:color w:val="000000"/>
        </w:rPr>
        <w:t>mesocarnivore</w:t>
      </w:r>
      <w:proofErr w:type="spellEnd"/>
      <w:r w:rsidRPr="002505DE">
        <w:rPr>
          <w:rFonts w:eastAsia="Times New Roman"/>
          <w:color w:val="000000"/>
        </w:rPr>
        <w:t xml:space="preserv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This pattern suggests niche compression due to human activity (Gilbert et al. 2022) could be at play on our study area, if deer are facing competition from other herbivores, such as elk, simultaneously altering habitat selection in response to human presence. Further research of competition with other ungulate/herbivore species from niche compression could reveal an indirect pathway impacting mule deer, or competing ungulate species, initiated by increased </w:t>
      </w:r>
      <w:r w:rsidRPr="002505DE">
        <w:rPr>
          <w:rFonts w:eastAsia="Times New Roman"/>
          <w:color w:val="000000"/>
        </w:rPr>
        <w:lastRenderedPageBreak/>
        <w:t>human presence. Greater intraspecies competition could also result from increased human presence as well if individual deer are seeking a similar solution to human presence. </w:t>
      </w:r>
    </w:p>
    <w:p w14:paraId="3DCF0647" w14:textId="2106C4B2"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also show divergent responses to increasing human activity depending on the time of day. During the day, deer moved less in response to increasing human activity while at night and during dawn/dusk they moved more. Changes to activity patterns of mule deer, and specifically 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On a global scale, human footprint has been shown to reduce terrestrial mammal movements and increase wildlife nocturnality (Gaynor et al. 2018, Tucker et al. 2018), while a different review found that human disturbance changed animal movement across taxa, with disturbance caused by human activities like recreation causing a greater effect than habitat modification (Doherty et al. 2021).</w:t>
      </w:r>
    </w:p>
    <w:p w14:paraId="4A30B260" w14:textId="41663C1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Previous telemetry work similarly </w:t>
      </w:r>
      <w:r w:rsidRPr="002505DE">
        <w:rPr>
          <w:rFonts w:eastAsia="Times New Roman"/>
          <w:color w:val="000000"/>
        </w:rPr>
        <w:lastRenderedPageBreak/>
        <w:t xml:space="preserve">did not find avoidance of trail by mule deer unlike elk (Wisdom et al. 2004), indicating the possibility that elk could be more sensitive to human presence. However, indirect loss of habitat has been found for mule deer on winter range in response to natural gas drilling (Sawyer et al. 2006). Distance to trail was modeled as a linear response in my model set. It is possible the relationship between habitat selection and distance to trail is more complex, resulting in selection for an intermediate distance from trail. 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humans, such as developed land cover, actively managed and fallow agriculture fields, and riparian habitat. The trail network could in fact allow deer to balance foraging risk tradeoff by offering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be habituated to the repeated stimuli of recreation showing decreased responses in terms of avoidance, as ungulate populations in areas of high human presence have shown weaker flight responses (</w:t>
      </w:r>
      <w:proofErr w:type="spellStart"/>
      <w:r w:rsidRPr="002505DE">
        <w:rPr>
          <w:rFonts w:eastAsia="Times New Roman"/>
          <w:color w:val="000000"/>
        </w:rPr>
        <w:t>Stankowich</w:t>
      </w:r>
      <w:proofErr w:type="spellEnd"/>
      <w:r w:rsidRPr="002505DE">
        <w:rPr>
          <w:rFonts w:eastAsia="Times New Roman"/>
          <w:color w:val="000000"/>
        </w:rPr>
        <w:t xml:space="preserve"> 2008)</w:t>
      </w:r>
    </w:p>
    <w:p w14:paraId="4937EBE2"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Potential foraging habitat, represented by wetland and herbaceous land cover, did have a positive effect on selection, with these land cover types creating a strong enough draw to overcome </w:t>
      </w:r>
      <w:r w:rsidRPr="002505DE">
        <w:rPr>
          <w:rFonts w:eastAsia="Times New Roman"/>
          <w:color w:val="000000"/>
        </w:rPr>
        <w:lastRenderedPageBreak/>
        <w:t>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w:t>
      </w:r>
      <w:proofErr w:type="spellStart"/>
      <w:r w:rsidRPr="002505DE">
        <w:rPr>
          <w:rFonts w:eastAsia="Times New Roman"/>
          <w:color w:val="000000"/>
        </w:rPr>
        <w:t>Fieberg</w:t>
      </w:r>
      <w:proofErr w:type="spellEnd"/>
      <w:r w:rsidRPr="002505DE">
        <w:rPr>
          <w:rFonts w:eastAsia="Times New Roman"/>
          <w:color w:val="000000"/>
        </w:rPr>
        <w:t xml:space="preserve"> et al. 2021). In reality, herbaceous and wetland habitat is an order of magnitude rarer in availability than shrub or forest habitat. Selection does not indicate where an animal is likely to be found most of the time, but where it selects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w:t>
      </w:r>
      <w:r w:rsidRPr="002505DE">
        <w:rPr>
          <w:rFonts w:eastAsia="Times New Roman"/>
          <w:color w:val="000000"/>
        </w:rPr>
        <w:lastRenderedPageBreak/>
        <w:t>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0F3D3D39" w14:textId="35D869AE" w:rsidR="0015785E" w:rsidRDefault="002505DE" w:rsidP="00167887">
      <w:pPr>
        <w:spacing w:after="160" w:line="480" w:lineRule="auto"/>
        <w:ind w:right="-540"/>
        <w:rPr>
          <w:rFonts w:eastAsia="Times New Roman"/>
        </w:rPr>
      </w:pPr>
      <w:r w:rsidRPr="002505DE">
        <w:rPr>
          <w:rFonts w:eastAsia="Times New Roman"/>
          <w:color w:val="000000"/>
        </w:rPr>
        <w:t>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2403E08F" w14:textId="77777777" w:rsidR="00DD4D69" w:rsidRPr="00DD4D69" w:rsidRDefault="00DD4D69" w:rsidP="00167887">
      <w:pPr>
        <w:spacing w:after="160" w:line="480" w:lineRule="auto"/>
        <w:ind w:right="-540"/>
        <w:rPr>
          <w:rFonts w:eastAsia="Times New Roman"/>
        </w:rPr>
      </w:pPr>
    </w:p>
    <w:p w14:paraId="4BD65862" w14:textId="77777777" w:rsidR="0015785E" w:rsidRDefault="0015785E" w:rsidP="00167887">
      <w:pPr>
        <w:spacing w:after="160" w:line="480" w:lineRule="auto"/>
        <w:ind w:right="-540"/>
        <w:rPr>
          <w:rFonts w:eastAsia="Times New Roman"/>
          <w:i/>
          <w:iCs/>
          <w:color w:val="000000"/>
        </w:rPr>
      </w:pPr>
    </w:p>
    <w:p w14:paraId="08856310" w14:textId="3129B261"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d</w:t>
      </w:r>
      <w:r w:rsidRPr="00193A49">
        <w:rPr>
          <w:rFonts w:eastAsia="Times New Roman"/>
          <w:b/>
          <w:bCs/>
          <w:color w:val="000000"/>
        </w:rPr>
        <w:t xml:space="preserve">ensity </w:t>
      </w:r>
      <w:r w:rsidR="00193A49">
        <w:rPr>
          <w:rFonts w:eastAsia="Times New Roman"/>
          <w:b/>
          <w:bCs/>
          <w:color w:val="000000"/>
        </w:rPr>
        <w:t>e</w:t>
      </w:r>
      <w:r w:rsidRPr="00193A49">
        <w:rPr>
          <w:rFonts w:eastAsia="Times New Roman"/>
          <w:b/>
          <w:bCs/>
          <w:color w:val="000000"/>
        </w:rPr>
        <w:t>stimates</w:t>
      </w:r>
    </w:p>
    <w:p w14:paraId="00360722" w14:textId="697CD138" w:rsidR="002505DE" w:rsidRPr="002505DE" w:rsidRDefault="002505DE" w:rsidP="00167887">
      <w:pPr>
        <w:spacing w:after="160" w:line="480" w:lineRule="auto"/>
        <w:ind w:right="-540"/>
        <w:rPr>
          <w:rFonts w:eastAsia="Times New Roman"/>
        </w:rPr>
      </w:pPr>
      <w:r w:rsidRPr="002505DE">
        <w:rPr>
          <w:rFonts w:eastAsia="Times New Roman"/>
          <w:color w:val="000000"/>
        </w:rPr>
        <w:t>Time to event modeling is part of a relatively new set of models still under development, with separate simulation studies finding an overestimation (Santini et al. 2022) or an underestimation (Moeller et al. 2018) of density, depending on the animal movement model used in simulations. Uncertainty and bias in estimates can also be introduced when assumptions of the model are not met, and we follow recommendations in consideration of these violations (Gilbert et al. 2021). Previous research into TTE models indicated they are robust to some assumptions but suffer decreased accuracy and bias when movement rate was poorly estimated, when cameras are placed non randomly with respect to habitat, and with inaccurate measurements of camera viewshed area (Moeller et al. 2018,</w:t>
      </w:r>
      <w:r w:rsidR="0015785E">
        <w:rPr>
          <w:rFonts w:eastAsia="Times New Roman"/>
          <w:color w:val="000000"/>
        </w:rPr>
        <w:t xml:space="preserve"> </w:t>
      </w:r>
      <w:r w:rsidR="0015785E" w:rsidRPr="002505DE">
        <w:rPr>
          <w:rFonts w:eastAsia="Times New Roman"/>
          <w:color w:val="000000"/>
        </w:rPr>
        <w:t>Loonam et al. 2021</w:t>
      </w:r>
      <w:r w:rsidR="0015785E">
        <w:rPr>
          <w:rFonts w:eastAsia="Times New Roman"/>
          <w:color w:val="000000"/>
        </w:rPr>
        <w:t>,</w:t>
      </w:r>
      <w:r w:rsidRPr="002505DE">
        <w:rPr>
          <w:rFonts w:eastAsia="Times New Roman"/>
          <w:color w:val="000000"/>
        </w:rPr>
        <w:t xml:space="preserve"> </w:t>
      </w:r>
      <w:r w:rsidR="0015785E" w:rsidRPr="002505DE">
        <w:rPr>
          <w:rFonts w:eastAsia="Times New Roman"/>
          <w:color w:val="000000"/>
        </w:rPr>
        <w:t>Santini et al. 2022</w:t>
      </w:r>
      <w:r w:rsidR="0015785E">
        <w:rPr>
          <w:rFonts w:eastAsia="Times New Roman"/>
          <w:color w:val="000000"/>
        </w:rPr>
        <w:t xml:space="preserve">, </w:t>
      </w:r>
      <w:r w:rsidRPr="002505DE">
        <w:rPr>
          <w:rFonts w:eastAsia="Times New Roman"/>
          <w:color w:val="000000"/>
        </w:rPr>
        <w:t>Moeller et al. 2023). However, previous studies found TTE models to have comparable estimates of density to more established methods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xml:space="preserve">). We attempted to account for uncertainty in movement rate using two estimates of movement rate from discrete movement data, including intervals between locations less than 2 </w:t>
      </w:r>
      <w:proofErr w:type="spellStart"/>
      <w:r w:rsidRPr="002505DE">
        <w:rPr>
          <w:rFonts w:eastAsia="Times New Roman"/>
          <w:color w:val="000000"/>
        </w:rPr>
        <w:t>hrs</w:t>
      </w:r>
      <w:proofErr w:type="spellEnd"/>
      <w:r w:rsidRPr="002505DE">
        <w:rPr>
          <w:rFonts w:eastAsia="Times New Roman"/>
          <w:color w:val="000000"/>
        </w:rPr>
        <w:t xml:space="preserve"> (41 meters/</w:t>
      </w:r>
      <w:proofErr w:type="spellStart"/>
      <w:r w:rsidRPr="002505DE">
        <w:rPr>
          <w:rFonts w:eastAsia="Times New Roman"/>
          <w:color w:val="000000"/>
        </w:rPr>
        <w:t>hr</w:t>
      </w:r>
      <w:proofErr w:type="spellEnd"/>
      <w:r w:rsidRPr="002505DE">
        <w:rPr>
          <w:rFonts w:eastAsia="Times New Roman"/>
          <w:color w:val="000000"/>
        </w:rPr>
        <w:t xml:space="preserve">), less than 1 </w:t>
      </w:r>
      <w:proofErr w:type="spellStart"/>
      <w:r w:rsidRPr="002505DE">
        <w:rPr>
          <w:rFonts w:eastAsia="Times New Roman"/>
          <w:color w:val="000000"/>
        </w:rPr>
        <w:t>hr</w:t>
      </w:r>
      <w:proofErr w:type="spellEnd"/>
      <w:r w:rsidRPr="002505DE">
        <w:rPr>
          <w:rFonts w:eastAsia="Times New Roman"/>
          <w:color w:val="000000"/>
        </w:rPr>
        <w:t xml:space="preserve"> (106 meters/</w:t>
      </w:r>
      <w:proofErr w:type="spellStart"/>
      <w:r w:rsidRPr="002505DE">
        <w:rPr>
          <w:rFonts w:eastAsia="Times New Roman"/>
          <w:color w:val="000000"/>
        </w:rPr>
        <w:t>hr</w:t>
      </w:r>
      <w:proofErr w:type="spellEnd"/>
      <w:r w:rsidRPr="002505DE">
        <w:rPr>
          <w:rFonts w:eastAsia="Times New Roman"/>
          <w:color w:val="000000"/>
        </w:rPr>
        <w:t>) and using a continuous time movement model robust to the resolution of location data (208 meters/</w:t>
      </w:r>
      <w:proofErr w:type="spellStart"/>
      <w:r w:rsidRPr="002505DE">
        <w:rPr>
          <w:rFonts w:eastAsia="Times New Roman"/>
          <w:color w:val="000000"/>
        </w:rPr>
        <w:t>hr</w:t>
      </w:r>
      <w:proofErr w:type="spellEnd"/>
      <w:r w:rsidRPr="002505DE">
        <w:rPr>
          <w:rFonts w:eastAsia="Times New Roman"/>
          <w:color w:val="000000"/>
        </w:rPr>
        <w:t xml:space="preserve">) (Noonan et al. 2019). With density estimates decreasing with movement speed, we suspect, if anything, a </w:t>
      </w:r>
      <w:r w:rsidRPr="002505DE">
        <w:rPr>
          <w:rFonts w:eastAsia="Times New Roman"/>
          <w:color w:val="000000"/>
        </w:rPr>
        <w:lastRenderedPageBreak/>
        <w:t>positive bias in density (Loonam et al. 2021</w:t>
      </w:r>
      <w:r w:rsidR="0076619F">
        <w:rPr>
          <w:rFonts w:eastAsia="Times New Roman"/>
          <w:color w:val="000000"/>
        </w:rPr>
        <w:t>a</w:t>
      </w:r>
      <w:r w:rsidRPr="002505DE">
        <w:rPr>
          <w:rFonts w:eastAsia="Times New Roman"/>
          <w:color w:val="000000"/>
        </w:rPr>
        <w:t xml:space="preserve">, Santini et al. 2022). At the landscape level, cameras were placed systematically, and were then placed randomly within grid cells, while trails were targeted within proximity of randomized locations. Cameras were placed randomly at 2 of 3 scales, and followed recommendations of </w:t>
      </w:r>
      <w:r w:rsidRPr="002505DE">
        <w:rPr>
          <w:rFonts w:eastAsia="Times New Roman"/>
          <w:i/>
          <w:iCs/>
          <w:color w:val="000000"/>
        </w:rPr>
        <w:t xml:space="preserve">a priori </w:t>
      </w:r>
      <w:r w:rsidRPr="002505DE">
        <w:rPr>
          <w:rFonts w:eastAsia="Times New Roman"/>
          <w:color w:val="000000"/>
        </w:rPr>
        <w:t>rules for camera deployment (Loonam et al. 2021). Cameras placed randomly at microsite scales could be impractical with camera viewsheds potentially being obstructed and censored from analysis (Loonam et al. 2021). We would expect our non-random placement of cameras along travel corridors, would increase detection rate and would once again bias estimates high (Loonam et al. 2021). We attempted to account for uncertainty surrounding camera viewshed area estimates by including density estimates at three different parameter values, finding a decrease in density estimates with an increase in camera viewshed area. Given our conservative estimate of camera viewshed area, we again suspect this may overestimate deer density, while other studies have similarly used a single value to represent viewshed area across all cameras (</w:t>
      </w:r>
      <w:r w:rsidR="00AA612A" w:rsidRPr="002505DE">
        <w:rPr>
          <w:rFonts w:eastAsia="Times New Roman"/>
          <w:color w:val="000000"/>
        </w:rPr>
        <w:t>Moeller et al. 2018</w:t>
      </w:r>
      <w:r w:rsidR="00AA612A">
        <w:rPr>
          <w:rFonts w:eastAsia="Times New Roman"/>
          <w:color w:val="000000"/>
        </w:rPr>
        <w:t xml:space="preserve">, </w:t>
      </w:r>
      <w:r w:rsidR="00AA612A" w:rsidRPr="002505DE">
        <w:rPr>
          <w:rFonts w:eastAsia="Times New Roman"/>
          <w:color w:val="000000"/>
        </w:rPr>
        <w:t>Loonam et al. 2021</w:t>
      </w:r>
      <w:r w:rsidR="00AA612A">
        <w:rPr>
          <w:rFonts w:eastAsia="Times New Roman"/>
          <w:color w:val="000000"/>
        </w:rPr>
        <w:t xml:space="preserve">, </w:t>
      </w:r>
      <w:r w:rsidRPr="002505DE">
        <w:rPr>
          <w:rFonts w:eastAsia="Times New Roman"/>
          <w:color w:val="000000"/>
        </w:rPr>
        <w:t>Ausband et al. 2022, McMurry et al. 2023). Considering our attempts to account for uncertainty in estimates in our area and movement rate parameters, previous findings indicating comparable estimates of TTE models to other estimates of density, and the violation of all these assumptions more likely leading to overestimation of density, we feel confident in our density estimates reflecting a low density of mule deer on our study area in comparison to other winter ranges.</w:t>
      </w:r>
    </w:p>
    <w:p w14:paraId="33BC505E" w14:textId="614BCBD2"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Density of mule deer on our study area was estimated using time to event modeling resulting in estimates of 1.8-13 deer/km² depending on different estimates of camera viewshed area and movement rates. We focused our density estimates in pinyon-juniper habitat as we were most interested in the density of deer this predominant winter range habitat type could support and this is where recreation took place. Density estimates for other winter ranges in Colorado include estimates ranging from 4-14 deer/km² to 20-84 deer/km² across the Uncompahgre Plateau (Bergman et al. 2015). Earlier mule deer density estimates from the same range were &lt;2 to &gt;30 deer/km², with chosen study sites having densities that varied between 31-59 deer/km² regularly reaching 85 deer/km² (Bishop et al. 2009). Elsewhere in Colorado, mule deer density estimates on a winter range impacted by natural gas development were ~6-14 deer/km² (Northrup et al. 2021), while earlier estimates on the same range were ~40-80 deer/km² before natural and intended reductions brought densities down to ~20 deer/km² (White and Bartmann 1998). By comparison, our estimate of mule deer density is on the low end for reported densities in comparison with other winter ranges comprised of pinyon-juniper habitat, and in line with estimates of deer densities on winter range with high intensities of energy development (Northrup et al. 2021). Furthermore, while our model average results were non-significant, our top models of density estimates at individual cameras </w:t>
      </w:r>
      <w:r w:rsidR="00AA612A" w:rsidRPr="002505DE">
        <w:rPr>
          <w:rFonts w:eastAsia="Times New Roman"/>
          <w:color w:val="000000"/>
        </w:rPr>
        <w:t>repeatedly contained</w:t>
      </w:r>
      <w:r w:rsidRPr="002505DE">
        <w:rPr>
          <w:rFonts w:eastAsia="Times New Roman"/>
          <w:color w:val="000000"/>
        </w:rPr>
        <w:t xml:space="preserve"> human activity and trail density. With these factors explaining the data better than any other included covariates; suggesting trail density, and relative human activity may play a role in decreases in density.</w:t>
      </w:r>
    </w:p>
    <w:p w14:paraId="3FA8E489" w14:textId="2C578D67" w:rsidR="000C789E" w:rsidRPr="00DD4D69" w:rsidRDefault="002505DE" w:rsidP="00167887">
      <w:pPr>
        <w:spacing w:after="160" w:line="480" w:lineRule="auto"/>
        <w:ind w:right="-540"/>
        <w:rPr>
          <w:rFonts w:eastAsia="Times New Roman"/>
        </w:rPr>
      </w:pPr>
      <w:r w:rsidRPr="002505DE">
        <w:rPr>
          <w:rFonts w:eastAsia="Times New Roman"/>
          <w:color w:val="000000"/>
        </w:rPr>
        <w:lastRenderedPageBreak/>
        <w:t xml:space="preserve">While our density estimate is </w:t>
      </w:r>
      <w:r w:rsidR="00AA612A" w:rsidRPr="002505DE">
        <w:rPr>
          <w:rFonts w:eastAsia="Times New Roman"/>
          <w:color w:val="000000"/>
        </w:rPr>
        <w:t xml:space="preserve">low </w:t>
      </w:r>
      <w:r w:rsidR="00AA612A">
        <w:rPr>
          <w:rFonts w:eastAsia="Times New Roman"/>
          <w:color w:val="000000"/>
        </w:rPr>
        <w:t xml:space="preserve">compared </w:t>
      </w:r>
      <w:r w:rsidRPr="002505DE">
        <w:rPr>
          <w:rFonts w:eastAsia="Times New Roman"/>
          <w:color w:val="000000"/>
        </w:rPr>
        <w:t>to values from other winter ranges, this is not necessarily a reflection of human disturbance. Low densities could simply reflect timing of surveys, our density estimate took place in late spring (April-May) immediately prior to deer migrating to summer range, with deer less constrained by snow during this time of year and therefore potentially less concentrated than if surveys had been conducted earlier in winter. Additionally, lower density could be an artifact of past conditions or events that reduced density, as well as a product of limitation on summer range, although as previously discussed mule deer in Colorado are thought to be limited by winter habitat (</w:t>
      </w:r>
      <w:r w:rsidR="00AA612A" w:rsidRPr="002505DE">
        <w:rPr>
          <w:rFonts w:eastAsia="Times New Roman"/>
          <w:color w:val="000000"/>
        </w:rPr>
        <w:t>Bishop et al. 2009</w:t>
      </w:r>
      <w:r w:rsidR="00AA612A">
        <w:rPr>
          <w:rFonts w:eastAsia="Times New Roman"/>
          <w:color w:val="000000"/>
        </w:rPr>
        <w:t xml:space="preserve">, </w:t>
      </w:r>
      <w:r w:rsidRPr="002505DE">
        <w:rPr>
          <w:rFonts w:eastAsia="Times New Roman"/>
          <w:color w:val="000000"/>
        </w:rPr>
        <w:t>Bergman et al. 2015, Northrup et al. 2021). Lower density could also be due to poor habitat quality regardless of human activity potentially limiting nutritional carrying capacity of the range (Northrup et al. 2021). Nevertheless, the notion of anthropogenic caused habitat degradation, loss or avoidance has been suggested as a mechanism limiting carrying capacity, supporting the evidence of our individual camera density modeling (Forrester and Wittmer 2013, Johnson et al. 2017). Unfortunately, the scope of these competing hypotheses is beyond the capabilities of our study but the possibilities to expand beyond the framework of our study to answer these questions will be discussed later.</w:t>
      </w:r>
    </w:p>
    <w:p w14:paraId="45C21EA0" w14:textId="7FB78CF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Density dependent impacts</w:t>
      </w:r>
    </w:p>
    <w:p w14:paraId="431DB77E" w14:textId="42ADF033" w:rsidR="002505DE" w:rsidRPr="002505DE" w:rsidRDefault="002505DE" w:rsidP="00167887">
      <w:pPr>
        <w:spacing w:after="160" w:line="480" w:lineRule="auto"/>
        <w:ind w:right="-540"/>
        <w:rPr>
          <w:rFonts w:eastAsia="Times New Roman"/>
        </w:rPr>
      </w:pPr>
      <w:r w:rsidRPr="002505DE">
        <w:rPr>
          <w:rFonts w:eastAsia="Times New Roman"/>
          <w:color w:val="000000"/>
        </w:rPr>
        <w:t>Regardless of the cause, low densities raise questions about density dependence, which can modulate the impact of recreation (</w:t>
      </w:r>
      <w:proofErr w:type="spellStart"/>
      <w:r w:rsidRPr="002505DE">
        <w:rPr>
          <w:rFonts w:eastAsia="Times New Roman"/>
          <w:color w:val="000000"/>
        </w:rPr>
        <w:t>Tablado</w:t>
      </w:r>
      <w:proofErr w:type="spellEnd"/>
      <w:r w:rsidRPr="002505DE">
        <w:rPr>
          <w:rFonts w:eastAsia="Times New Roman"/>
          <w:color w:val="000000"/>
        </w:rPr>
        <w:t xml:space="preserve"> and Jenni 2017). For large-bodied, long-lived species like mule deer, whose life history is characterized by small litter sizes, multiple reproductive </w:t>
      </w:r>
      <w:r w:rsidRPr="002505DE">
        <w:rPr>
          <w:rFonts w:eastAsia="Times New Roman"/>
          <w:color w:val="000000"/>
        </w:rPr>
        <w:lastRenderedPageBreak/>
        <w:t>efforts, and high adult survival rates, density-dependence plays a critical role in population dynamics (</w:t>
      </w:r>
      <w:r w:rsidR="00AA612A" w:rsidRPr="002505DE">
        <w:rPr>
          <w:rFonts w:eastAsia="Times New Roman"/>
          <w:color w:val="000000"/>
        </w:rPr>
        <w:t>Bowyer et al. 2014</w:t>
      </w:r>
      <w:r w:rsidR="00AA612A">
        <w:rPr>
          <w:rFonts w:eastAsia="Times New Roman"/>
          <w:color w:val="000000"/>
        </w:rPr>
        <w:t xml:space="preserve">, </w:t>
      </w:r>
      <w:r w:rsidRPr="002505DE">
        <w:rPr>
          <w:rFonts w:eastAsia="Times New Roman"/>
          <w:color w:val="000000"/>
        </w:rPr>
        <w:t>Bergman et al. 2015). Increasing competition for resources at higher densities leads to worsening nutritional condition causing decreases in reproduction and survival metrics contributing to lower population growth rates (Bowyer et al. 2014, Monteith et al. 2014). With lower densities of mule deer, improved nutritional condition and reproductive rates of adult females, in addition to improved survival rates of juveniles could counteract some of the negative behavioral consequences of human recreation. While this has not been shown in ungulates, reduced densities of woodlarks in highly disturbed sites exhibited density dependent responses of larger chick masses, higher post-fledgling survival, and lower rates of starvation related nestling mortality compared with high bird density, less disturbed sites (</w:t>
      </w:r>
      <w:proofErr w:type="spellStart"/>
      <w:r w:rsidRPr="002505DE">
        <w:rPr>
          <w:rFonts w:eastAsia="Times New Roman"/>
          <w:color w:val="000000"/>
        </w:rPr>
        <w:t>Mallord</w:t>
      </w:r>
      <w:proofErr w:type="spellEnd"/>
      <w:r w:rsidRPr="002505DE">
        <w:rPr>
          <w:rFonts w:eastAsia="Times New Roman"/>
          <w:color w:val="000000"/>
        </w:rPr>
        <w:t xml:space="preserve"> et al. 2007). However, recreation is often associated with habitat degradation (</w:t>
      </w:r>
      <w:proofErr w:type="spellStart"/>
      <w:r w:rsidRPr="002505DE">
        <w:rPr>
          <w:rFonts w:eastAsia="Times New Roman"/>
          <w:color w:val="000000"/>
        </w:rPr>
        <w:t>Tablado</w:t>
      </w:r>
      <w:proofErr w:type="spellEnd"/>
      <w:r w:rsidRPr="002505DE">
        <w:rPr>
          <w:rFonts w:eastAsia="Times New Roman"/>
          <w:color w:val="000000"/>
        </w:rPr>
        <w:t xml:space="preserve"> and Jenni 2017), providing a possible mechanism for reductions in carrying capacity of disturbed landscapes to lower densities (Bergman et al. 2015). Additionally, human disturbance during calving season has been shown to impact reproductive rates of elk, indicating the timing of disturbance could cause a density-independent effect on wildlife, although elk density was not considered in these studies (Phillips and Aldredge 2000, Shively et al. 2005). Determining the impacts of recreation at the population level within the context of density dependence population dynamics will be important to understanding whether recreation simply impacts density, resulting in a smaller population with improved vital rates, or if recreation might additionally lower carrying capacity resulting in lower </w:t>
      </w:r>
      <w:r w:rsidRPr="002505DE">
        <w:rPr>
          <w:rFonts w:eastAsia="Times New Roman"/>
          <w:color w:val="000000"/>
        </w:rPr>
        <w:lastRenderedPageBreak/>
        <w:t>density populations with poor nutrition and vital rates. Measuring nutritional carrying capacity (Montieth et al. 2014) as a component in future study designs provides a pathway to answer these questions. </w:t>
      </w:r>
    </w:p>
    <w:p w14:paraId="66152EAB" w14:textId="638A20F8" w:rsidR="002505DE" w:rsidRPr="002505DE" w:rsidRDefault="002505DE" w:rsidP="00167887">
      <w:pPr>
        <w:spacing w:after="160" w:line="480" w:lineRule="auto"/>
        <w:ind w:right="-540"/>
        <w:rPr>
          <w:rFonts w:eastAsia="Times New Roman"/>
        </w:rPr>
      </w:pPr>
      <w:r w:rsidRPr="002505DE">
        <w:rPr>
          <w:rFonts w:eastAsia="Times New Roman"/>
          <w:color w:val="000000"/>
        </w:rPr>
        <w:t>Density dependence has also been theorized to change habitat selection (</w:t>
      </w:r>
      <w:r w:rsidR="00AA612A" w:rsidRPr="002505DE">
        <w:rPr>
          <w:rFonts w:eastAsia="Times New Roman"/>
          <w:color w:val="000000"/>
        </w:rPr>
        <w:t>Rosenzweig 1981</w:t>
      </w:r>
      <w:r w:rsidR="00AA612A">
        <w:rPr>
          <w:rFonts w:eastAsia="Times New Roman"/>
          <w:color w:val="000000"/>
        </w:rPr>
        <w:t xml:space="preserve">, </w:t>
      </w:r>
      <w:r w:rsidRPr="002505DE">
        <w:rPr>
          <w:rFonts w:eastAsia="Times New Roman"/>
          <w:color w:val="000000"/>
        </w:rPr>
        <w:t>Avgar et al. 2020). While rarely investigated in wild populations of large mammals, changes in habitat selection have been documented, although with contrasting results (Merrill et al. 2020, Smith et al. 2023). The specific change in habitat selection is dictated by how resources are coupled in space, with habitat providing forage often attracting predators as well, creating a forage-risk tradeoff (</w:t>
      </w:r>
      <w:proofErr w:type="spellStart"/>
      <w:r w:rsidRPr="002505DE">
        <w:rPr>
          <w:rFonts w:eastAsia="Times New Roman"/>
          <w:color w:val="000000"/>
        </w:rPr>
        <w:t>Verdolin</w:t>
      </w:r>
      <w:proofErr w:type="spellEnd"/>
      <w:r w:rsidRPr="002505DE">
        <w:rPr>
          <w:rFonts w:eastAsia="Times New Roman"/>
          <w:color w:val="000000"/>
        </w:rPr>
        <w:t xml:space="preserve"> 2006). Under scenarios with low densities and decreased competition for food resources, mule deer may be able to meet foraging requirements while prioritizing safer habitat. Under these circumstances the selective force of avoiding predation is greater than that to acquire better food, while the per capita predation rate is also higher with less conspecifics around (Lehtonen and Jaatinen 2016, Visscher et al. 2016). Higher densities increase competition for lower quality forage in safer habitats and the consequences of a poor diet become more severe, changing the calculus and leading to an increased selection for forage. This relationship between density and habitat selection was documented with elk wintering in Yellowstone National Park (Smith et al. 2023). Other research into density dependent habitat selection and the tradeoff between forage and risk in elk found a higher selection for forage and safety at low densities. The speculation being that human activity was providing a refugia from wolf predation allowing elk to select safe habitat with </w:t>
      </w:r>
      <w:r w:rsidRPr="002505DE">
        <w:rPr>
          <w:rFonts w:eastAsia="Times New Roman"/>
          <w:color w:val="000000"/>
        </w:rPr>
        <w:lastRenderedPageBreak/>
        <w:t>quality forage (Merrill et al. 2020). Assumed low density on our study area could indicate deer are able to use safe habitat while meeting forage requirements akin to Smith et al. 2023 or deer could be the beneficiary of humanity as a refuge from natural predation while exploiting high quality forage, which has been described in previous studies (Berger 2007, Leighton et al. 2010, Lesmerises et al. 2017). However, this is still a new area of inquiry with uncertainty about how these relationships might translate across species, ecosystems, and different levels of human activity, but density dependent habitat selection should be considered when developing recommendations to mitigate impacts of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w:t>
      </w:r>
      <w:r w:rsidRPr="002505DE">
        <w:rPr>
          <w:rFonts w:eastAsia="Times New Roman"/>
          <w:color w:val="000000"/>
        </w:rPr>
        <w:lastRenderedPageBreak/>
        <w:t xml:space="preserve">(Robb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and natural predators. Loss of migratory movements can eliminate typical dual-range migrants or other variations in migration, such as multi-range migrants or partial migrants, decreasing diversity in migration behavior and limiting available strategies to adapt to a changing world (van de Kerk et al. 2021). The outcome of these changes to mule deer winter range and potential consequences to migratory behavior requires more study. </w:t>
      </w:r>
    </w:p>
    <w:p w14:paraId="1C25E2C3" w14:textId="4F90F6F5"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on their winter range. Additionally, we observed evidence for possible population level consequences from recreation in the form of reduced deer density in relation to documented estimates on other winter ranges. </w:t>
      </w:r>
    </w:p>
    <w:p w14:paraId="74791C44" w14:textId="747352F8" w:rsidR="002505DE" w:rsidRPr="002505DE" w:rsidRDefault="002505DE" w:rsidP="00167887">
      <w:pPr>
        <w:spacing w:after="160" w:line="480" w:lineRule="auto"/>
        <w:ind w:right="-540"/>
        <w:rPr>
          <w:rFonts w:eastAsia="Times New Roman"/>
        </w:rPr>
      </w:pPr>
      <w:r w:rsidRPr="002505DE">
        <w:rPr>
          <w:rFonts w:eastAsia="Times New Roman"/>
          <w:color w:val="000000"/>
        </w:rPr>
        <w:t>Further study could build on our research using TTE modeling as a less intensive and invasive method for estimating density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 xml:space="preserve">Loonam et al. 2021), while following further development of TTE study design (Moeller et al. 2023). Maximizing data derived from collared individuals including survival, reproduction and nutritional condition can help identify nutritional carrying capacity, revealing the role recreation plays in the limitation of wildlife species and other density-independent impacts recreation might have at the population level. With density </w:t>
      </w:r>
      <w:r w:rsidRPr="002505DE">
        <w:rPr>
          <w:rFonts w:eastAsia="Times New Roman"/>
          <w:color w:val="000000"/>
        </w:rPr>
        <w:lastRenderedPageBreak/>
        <w:t>estimations not being particularly sensitive and having high variability from year to year collecting this supplemental data will provide support for the mechanisms we propose may be important in this population (Bergman et al. 2015). Our work represents a snapshot in time with low density possibly caused by a variety of reasons that we were not able to distinguish. Longer term study following the trends of recreation over time can resolve this uncertainty present in our study design. 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5A79DAC9"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deer populations. 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w:t>
      </w:r>
      <w:r w:rsidRPr="002505DE">
        <w:rPr>
          <w:rFonts w:eastAsia="Times New Roman"/>
          <w:color w:val="000000"/>
        </w:rPr>
        <w:lastRenderedPageBreak/>
        <w:t xml:space="preserve">increased disease prevalence (Farnsworth et al. 2005) and loss of migratory behavior (Robb et al. 2013). Similar research into energy development did not find habituation by mule deer with respect to decreased avoidance of well pads, also observing a concomitant decline in the population over 15 years of development (Sawyer et al. 2017). However responses may differ between these two disturbance types, as the most active phase of natural gas development includes noise and artificial light beyond heavy traffic volumes and human activity (Northrup et al. 2021).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also an unaccounted for presence on the study area with hikers accompanied by off leash dogs being regular enough to establish several social trails through otherwise trail-less </w:t>
      </w:r>
      <w:r w:rsidRPr="002505DE">
        <w:rPr>
          <w:rFonts w:eastAsia="Times New Roman"/>
          <w:color w:val="000000"/>
        </w:rPr>
        <w:lastRenderedPageBreak/>
        <w:t>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Finally, the most effective form of mitigation may be education of recreationists. Taylor and Knight 2003 assessed visitor perceptions along with research into ungulate flight behavior, finding </w:t>
      </w:r>
      <w:r w:rsidRPr="002505DE">
        <w:rPr>
          <w:rFonts w:eastAsia="Times New Roman"/>
          <w:color w:val="000000"/>
        </w:rPr>
        <w:lastRenderedPageBreak/>
        <w:t>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 xml:space="preserve">Thanks to S. Bundick, H. </w:t>
      </w:r>
      <w:proofErr w:type="spellStart"/>
      <w:r>
        <w:rPr>
          <w:rFonts w:eastAsia="Times New Roman"/>
        </w:rPr>
        <w:t>Westacott</w:t>
      </w:r>
      <w:proofErr w:type="spellEnd"/>
      <w:r>
        <w:rPr>
          <w:rFonts w:eastAsia="Times New Roman"/>
        </w:rPr>
        <w:t xml:space="preserve">, R. Heule, F. Mack-Carlo, E. Landi, E. Norton, C. </w:t>
      </w:r>
      <w:proofErr w:type="spellStart"/>
      <w:r>
        <w:rPr>
          <w:rFonts w:eastAsia="Times New Roman"/>
        </w:rPr>
        <w:t>Weissburg</w:t>
      </w:r>
      <w:proofErr w:type="spellEnd"/>
      <w:r>
        <w:rPr>
          <w:rFonts w:eastAsia="Times New Roman"/>
        </w:rPr>
        <w:t xml:space="preserve">, B. </w:t>
      </w:r>
      <w:proofErr w:type="spellStart"/>
      <w:r>
        <w:rPr>
          <w:rFonts w:eastAsia="Times New Roman"/>
        </w:rPr>
        <w:t>LaMont</w:t>
      </w:r>
      <w:proofErr w:type="spellEnd"/>
      <w:r>
        <w:rPr>
          <w:rFonts w:eastAsia="Times New Roman"/>
        </w:rPr>
        <w:t xml:space="preserve">, </w:t>
      </w:r>
      <w:proofErr w:type="spellStart"/>
      <w:r>
        <w:rPr>
          <w:rFonts w:eastAsia="Times New Roman"/>
        </w:rPr>
        <w:t>D.McNitt</w:t>
      </w:r>
      <w:proofErr w:type="spellEnd"/>
      <w:r>
        <w:rPr>
          <w:rFonts w:eastAsia="Times New Roman"/>
        </w:rPr>
        <w: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lastRenderedPageBreak/>
        <w:t xml:space="preserve">Alberti, M., J. M. </w:t>
      </w:r>
      <w:proofErr w:type="spellStart"/>
      <w:r w:rsidRPr="00724CD0">
        <w:rPr>
          <w:color w:val="000000"/>
        </w:rPr>
        <w:t>Marzluff</w:t>
      </w:r>
      <w:proofErr w:type="spellEnd"/>
      <w:r w:rsidRPr="00724CD0">
        <w:rPr>
          <w:color w:val="000000"/>
        </w:rPr>
        <w:t xml:space="preserve">, E. Shulenberger, G. Bradley, C. Ryan, and C. Zumbrunnen.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 xml:space="preserve">rojections to 2060. In: Cordell, H. K. ed. 2012. Outdoor Recreation Trends and Futures: A technical </w:t>
      </w:r>
      <w:r w:rsidRPr="00F87717">
        <w:rPr>
          <w:color w:val="1B1B1B"/>
          <w:shd w:val="clear" w:color="auto" w:fill="FFFFFF"/>
        </w:rPr>
        <w:lastRenderedPageBreak/>
        <w:t>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Zanette,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23"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lastRenderedPageBreak/>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Fieberg</w:t>
      </w:r>
      <w:proofErr w:type="spellEnd"/>
      <w:r w:rsidRPr="002505DE">
        <w:rPr>
          <w:rFonts w:eastAsia="Times New Roman"/>
          <w:color w:val="222222"/>
          <w:shd w:val="clear" w:color="auto" w:fill="FFFFFF"/>
        </w:rPr>
        <w:t>,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Johnson, H. E., J. R. </w:t>
      </w:r>
      <w:proofErr w:type="spellStart"/>
      <w:r w:rsidRPr="002505DE">
        <w:rPr>
          <w:rFonts w:eastAsia="Times New Roman"/>
          <w:color w:val="222222"/>
          <w:shd w:val="clear" w:color="auto" w:fill="FFFFFF"/>
        </w:rPr>
        <w:t>Sushinsky</w:t>
      </w:r>
      <w:proofErr w:type="spellEnd"/>
      <w:r w:rsidRPr="002505DE">
        <w:rPr>
          <w:rFonts w:eastAsia="Times New Roman"/>
          <w:color w:val="222222"/>
          <w:shd w:val="clear" w:color="auto" w:fill="FFFFFF"/>
        </w:rPr>
        <w:t>,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Kohl, M. T., T. K. Ruth, M. C. Metz, D. R. Stahler,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Avgar,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Lesmerises,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Eggeman,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Monz,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 xml:space="preserve">Muhly, T. B., C. Semeniuk, A. </w:t>
      </w:r>
      <w:proofErr w:type="spellStart"/>
      <w:r>
        <w:t>Massolo</w:t>
      </w:r>
      <w:proofErr w:type="spellEnd"/>
      <w:r>
        <w:t xml:space="preserve">, L. Hickman, and M. </w:t>
      </w:r>
      <w:proofErr w:type="spellStart"/>
      <w:r>
        <w:t>Musiani</w:t>
      </w:r>
      <w:proofErr w:type="spellEnd"/>
      <w:r>
        <w:t>.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lastRenderedPageBreak/>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Romme,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Eisenhart,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Ossi, B. Franzetti,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Donadio,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 xml:space="preserve">Stewart, K. M., R. T. Bowyer, B. L. Dick, B. K. Johnson, and J. G. Kie.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proofErr w:type="spellEnd"/>
      <w:r w:rsidRPr="00724CD0">
        <w:rPr>
          <w:color w:val="212121"/>
        </w:rPr>
        <w:t>-</w:t>
      </w:r>
      <w:r>
        <w:rPr>
          <w:color w:val="212121"/>
        </w:rPr>
        <w:t>G</w:t>
      </w:r>
      <w:r w:rsidRPr="00724CD0">
        <w:rPr>
          <w:color w:val="212121"/>
        </w:rPr>
        <w:t xml:space="preserve">aese, W. F. Fagan, J. M. Fryxell, B. Van </w:t>
      </w:r>
      <w:proofErr w:type="spellStart"/>
      <w:r w:rsidRPr="00724CD0">
        <w:rPr>
          <w:color w:val="212121"/>
        </w:rPr>
        <w:t>Moorter</w:t>
      </w:r>
      <w:proofErr w:type="spellEnd"/>
      <w:r w:rsidRPr="00724CD0">
        <w:rPr>
          <w:color w:val="212121"/>
        </w:rPr>
        <w:t xml:space="preserve">, S. C. Alberts, A. H. Ali, A. M. Allen, N. Attias, T. Avgar,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Bidner, F. M. Van </w:t>
      </w:r>
      <w:proofErr w:type="spellStart"/>
      <w:r w:rsidRPr="00724CD0">
        <w:rPr>
          <w:color w:val="212121"/>
        </w:rPr>
        <w:t>Beest</w:t>
      </w:r>
      <w:proofErr w:type="spellEnd"/>
      <w:r w:rsidRPr="00724CD0">
        <w:rPr>
          <w:color w:val="212121"/>
        </w:rPr>
        <w:t xml:space="preserve">, S. Blake, N. Blaum, C. </w:t>
      </w:r>
      <w:proofErr w:type="spellStart"/>
      <w:r w:rsidRPr="00724CD0">
        <w:rPr>
          <w:color w:val="212121"/>
        </w:rPr>
        <w:lastRenderedPageBreak/>
        <w:t>Bracis</w:t>
      </w:r>
      <w:proofErr w:type="spellEnd"/>
      <w:r w:rsidRPr="00724CD0">
        <w:rPr>
          <w:color w:val="212121"/>
        </w:rPr>
        <w:t xml:space="preserve">, D. Brown, P. J. N. De Bruyn, F. </w:t>
      </w:r>
      <w:proofErr w:type="spellStart"/>
      <w:r w:rsidRPr="00724CD0">
        <w:rPr>
          <w:color w:val="212121"/>
        </w:rPr>
        <w:t>Cagnacci</w:t>
      </w:r>
      <w:proofErr w:type="spellEnd"/>
      <w:r w:rsidRPr="00724CD0">
        <w:rPr>
          <w:color w:val="212121"/>
        </w:rPr>
        <w:t>, D. Diefenbach, I. Douglas-</w:t>
      </w:r>
      <w:r>
        <w:rPr>
          <w:color w:val="212121"/>
        </w:rPr>
        <w:t>H</w:t>
      </w:r>
      <w:r w:rsidRPr="00724CD0">
        <w:rPr>
          <w:color w:val="212121"/>
        </w:rPr>
        <w:t xml:space="preserve">amilton, J. Fennessy, C. Fichtel, W. Fiedler, C. Fischer, I. Fischhoff, C. H. Fleming, A. T. Ford, S. A. Fritz, B. Gehr, J. R. Goheen,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Heurich, A. J. M. Hewison, C. Hof, E. Hurme,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Kappeler,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S. Lapoint, J. Mattisson, E. P. Medici, U. Mellone,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Odden, R. B. O. Hara, L. G. R. Oliveira-santos, K. A. Olson, B. D. Patterson, R. C. De Paula, L. Pedrotti, B. Reineking,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Kemna,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Ridlon,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F27C28">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C02E0C">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4"/>
      <w:footerReference w:type="default" r:id="rId25"/>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tenglein, Jennifer L - DNR" w:date="2024-09-05T10:54:00Z" w:initials="SJLD">
    <w:p w14:paraId="7633C7CD" w14:textId="77777777" w:rsidR="0021471F" w:rsidRDefault="00CC6588" w:rsidP="00010C55">
      <w:pPr>
        <w:pStyle w:val="CommentText"/>
      </w:pPr>
      <w:r>
        <w:rPr>
          <w:rStyle w:val="CommentReference"/>
        </w:rPr>
        <w:annotationRef/>
      </w:r>
      <w:r w:rsidR="0021471F">
        <w:t xml:space="preserve">Were you around when we read Carraway 2006 in American Midland Naturalist for reading group? I made a note to myself to try and revisit that article when I was constructing my next paper title. This is a fine title, but Carraway 2006 may have some food for thought if you want to check it out. </w:t>
      </w:r>
    </w:p>
  </w:comment>
  <w:comment w:id="12" w:author="Stenglein, Jennifer L - DNR" w:date="2024-09-09T07:38:00Z" w:initials="SJLD">
    <w:p w14:paraId="476C4CFA" w14:textId="77777777" w:rsidR="0021471F" w:rsidRDefault="0021471F" w:rsidP="00385613">
      <w:pPr>
        <w:pStyle w:val="CommentText"/>
      </w:pPr>
      <w:r>
        <w:rPr>
          <w:rStyle w:val="CommentReference"/>
        </w:rPr>
        <w:annotationRef/>
      </w:r>
      <w:r>
        <w:t>At least for JWM, the preference is to use past tense throughout</w:t>
      </w:r>
    </w:p>
  </w:comment>
  <w:comment w:id="19" w:author="Stenglein, Jennifer L - DNR" w:date="2024-09-09T07:58:00Z" w:initials="SJLD">
    <w:p w14:paraId="0CDBF801" w14:textId="77777777" w:rsidR="009D5062" w:rsidRDefault="009D5062" w:rsidP="00CD64AB">
      <w:pPr>
        <w:pStyle w:val="CommentText"/>
      </w:pPr>
      <w:r>
        <w:rPr>
          <w:rStyle w:val="CommentReference"/>
        </w:rPr>
        <w:annotationRef/>
      </w:r>
      <w:r>
        <w:t xml:space="preserve">How were they different? Be more specific here. </w:t>
      </w:r>
    </w:p>
  </w:comment>
  <w:comment w:id="20" w:author="Stenglein, Jennifer L - DNR" w:date="2024-09-09T07:59:00Z" w:initials="SJLD">
    <w:p w14:paraId="14097A69" w14:textId="77777777" w:rsidR="009D5062" w:rsidRDefault="009D5062" w:rsidP="005A03FF">
      <w:pPr>
        <w:pStyle w:val="CommentText"/>
      </w:pPr>
      <w:r>
        <w:rPr>
          <w:rStyle w:val="CommentReference"/>
        </w:rPr>
        <w:annotationRef/>
      </w:r>
      <w:r>
        <w:t>Be more specific here, too. What are the implications? Give an example?</w:t>
      </w:r>
    </w:p>
  </w:comment>
  <w:comment w:id="22" w:author="Stenglein, Jennifer L - DNR" w:date="2024-09-09T08:04:00Z" w:initials="SJLD">
    <w:p w14:paraId="46AF9750" w14:textId="77777777" w:rsidR="009D5062" w:rsidRDefault="009D5062" w:rsidP="009D3069">
      <w:pPr>
        <w:pStyle w:val="CommentText"/>
      </w:pPr>
      <w:r>
        <w:rPr>
          <w:rStyle w:val="CommentReference"/>
        </w:rPr>
        <w:annotationRef/>
      </w:r>
      <w:r>
        <w:t xml:space="preserve">Mule deer? Here, 'our' could be interpreted as 'human'. </w:t>
      </w:r>
    </w:p>
  </w:comment>
  <w:comment w:id="23" w:author="Stenglein, Jennifer L - DNR" w:date="2024-09-09T08:05:00Z" w:initials="SJLD">
    <w:p w14:paraId="797D70EA" w14:textId="77777777" w:rsidR="009D5062" w:rsidRDefault="009D5062" w:rsidP="008A41DA">
      <w:pPr>
        <w:pStyle w:val="CommentText"/>
      </w:pPr>
      <w:r>
        <w:rPr>
          <w:rStyle w:val="CommentReference"/>
        </w:rPr>
        <w:annotationRef/>
      </w:r>
      <w:r>
        <w:t>I'm not sure what this means.</w:t>
      </w:r>
    </w:p>
  </w:comment>
  <w:comment w:id="24" w:author="Stenglein, Jennifer L - DNR" w:date="2024-09-09T08:06:00Z" w:initials="SJLD">
    <w:p w14:paraId="7B960A12" w14:textId="77777777" w:rsidR="009D5062" w:rsidRDefault="009D5062" w:rsidP="001D19E2">
      <w:pPr>
        <w:pStyle w:val="CommentText"/>
      </w:pPr>
      <w:r>
        <w:rPr>
          <w:rStyle w:val="CommentReference"/>
        </w:rPr>
        <w:annotationRef/>
      </w:r>
      <w:r>
        <w:t>reword</w:t>
      </w:r>
    </w:p>
  </w:comment>
  <w:comment w:id="27"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AD2709">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53" w:author="Wildey,Eli" w:date="2024-10-06T18:13:00Z" w:initials="W">
    <w:p w14:paraId="3C7CF426" w14:textId="77777777" w:rsidR="00C11074" w:rsidRDefault="00C11074" w:rsidP="00C11074">
      <w:pPr>
        <w:pStyle w:val="CommentText"/>
      </w:pPr>
      <w:r>
        <w:rPr>
          <w:rStyle w:val="CommentReference"/>
        </w:rPr>
        <w:annotationRef/>
      </w:r>
      <w:r>
        <w:t>Mention # of people on trails at some point in paper</w:t>
      </w:r>
    </w:p>
  </w:comment>
  <w:comment w:id="54" w:author="Wildey,Eli" w:date="2024-10-06T18:14:00Z" w:initials="W">
    <w:p w14:paraId="6B92052A" w14:textId="77777777" w:rsidR="00C11074" w:rsidRDefault="00C11074" w:rsidP="00C11074">
      <w:pPr>
        <w:pStyle w:val="CommentText"/>
      </w:pPr>
      <w:r>
        <w:rPr>
          <w:rStyle w:val="CommentReference"/>
        </w:rPr>
        <w:annotationRef/>
      </w:r>
      <w:r>
        <w:t>Maybe even in results</w:t>
      </w:r>
    </w:p>
  </w:comment>
  <w:comment w:id="63" w:author="Stenglein, Jennifer L - DNR" w:date="2024-09-06T14:34:00Z" w:initials="SJLD">
    <w:p w14:paraId="2D76984D" w14:textId="22674F19" w:rsidR="005657AE" w:rsidRDefault="005657AE" w:rsidP="000217E2">
      <w:pPr>
        <w:pStyle w:val="CommentText"/>
      </w:pPr>
      <w:r>
        <w:rPr>
          <w:rStyle w:val="CommentReference"/>
        </w:rPr>
        <w:annotationRef/>
      </w:r>
      <w:r>
        <w:t>Mule deer telemetry data?</w:t>
      </w:r>
    </w:p>
  </w:comment>
  <w:comment w:id="64" w:author="Stenglein, Jennifer L - DNR" w:date="2024-09-09T09:59:00Z" w:initials="SJLD">
    <w:p w14:paraId="430569CC" w14:textId="77777777" w:rsidR="00D92FB3" w:rsidRDefault="00D92FB3" w:rsidP="00135441">
      <w:pPr>
        <w:pStyle w:val="CommentText"/>
      </w:pPr>
      <w:r>
        <w:rPr>
          <w:rStyle w:val="CommentReference"/>
        </w:rPr>
        <w:annotationRef/>
      </w:r>
      <w:r>
        <w:t xml:space="preserve">This last paragraph needs to very clearly state the goal and objectives of this study. The goal of this study was to… . Our objectives were to: 1. , 2., 3. Then, you can hypothesize about what you might find. I am not clear to this point what the goal and objectives are, which makes it challenging to review the rest of the manuscript.  </w:t>
      </w:r>
    </w:p>
  </w:comment>
  <w:comment w:id="69" w:author="Stenglein, Jennifer L - DNR" w:date="2024-09-09T10:03:00Z" w:initials="SJLD">
    <w:p w14:paraId="72A1A1B0" w14:textId="77777777" w:rsidR="008A5359" w:rsidRDefault="008A5359" w:rsidP="00492907">
      <w:pPr>
        <w:pStyle w:val="CommentText"/>
      </w:pPr>
      <w:r>
        <w:rPr>
          <w:rStyle w:val="CommentReference"/>
        </w:rPr>
        <w:annotationRef/>
      </w:r>
      <w:r>
        <w:t xml:space="preserve">Include a figure of the study area. </w:t>
      </w:r>
    </w:p>
  </w:comment>
  <w:comment w:id="70" w:author="Stenglein, Jennifer L - DNR" w:date="2024-09-09T10:14:00Z" w:initials="SJLD">
    <w:p w14:paraId="1947B9D7" w14:textId="77777777" w:rsidR="00420F29" w:rsidRDefault="00420F29" w:rsidP="00982722">
      <w:pPr>
        <w:pStyle w:val="CommentText"/>
      </w:pPr>
      <w:r>
        <w:rPr>
          <w:rStyle w:val="CommentReference"/>
        </w:rPr>
        <w:annotationRef/>
      </w:r>
      <w:r>
        <w:t>Is this a single trail with 2 trailheads?</w:t>
      </w:r>
    </w:p>
  </w:comment>
  <w:comment w:id="71" w:author="Stenglein, Jennifer L - DNR" w:date="2024-09-09T10:05:00Z" w:initials="SJLD">
    <w:p w14:paraId="4409299E" w14:textId="4EB2224B" w:rsidR="008A5359" w:rsidRDefault="008A5359" w:rsidP="00D46706">
      <w:pPr>
        <w:pStyle w:val="CommentText"/>
      </w:pPr>
      <w:r>
        <w:rPr>
          <w:rStyle w:val="CommentReference"/>
        </w:rPr>
        <w:annotationRef/>
      </w:r>
      <w:r>
        <w:t xml:space="preserve">Include landcover types in study area figure. </w:t>
      </w:r>
    </w:p>
  </w:comment>
  <w:comment w:id="72" w:author="Stenglein, Jennifer L - DNR" w:date="2024-09-09T10:05:00Z" w:initials="SJLD">
    <w:p w14:paraId="480FB388" w14:textId="77777777" w:rsidR="008A5359" w:rsidRDefault="008A5359" w:rsidP="004D44D9">
      <w:pPr>
        <w:pStyle w:val="CommentText"/>
      </w:pPr>
      <w:r>
        <w:rPr>
          <w:rStyle w:val="CommentReference"/>
        </w:rPr>
        <w:annotationRef/>
      </w:r>
      <w:r>
        <w:t xml:space="preserve">Without a figure, this won't mean much to most readers.  </w:t>
      </w:r>
    </w:p>
  </w:comment>
  <w:comment w:id="73" w:author="Stenglein, Jennifer L - DNR" w:date="2024-09-09T10:12:00Z" w:initials="SJLD">
    <w:p w14:paraId="61CFD182" w14:textId="77777777" w:rsidR="008A5359" w:rsidRDefault="008A5359" w:rsidP="008966E7">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75" w:author="Stenglein, Jennifer L - DNR" w:date="2024-09-06T14:36:00Z" w:initials="SJLD">
    <w:p w14:paraId="4C7028D5" w14:textId="37243A2A" w:rsidR="005657AE" w:rsidRDefault="005657AE" w:rsidP="000E7C6B">
      <w:pPr>
        <w:pStyle w:val="CommentText"/>
      </w:pPr>
      <w:r>
        <w:rPr>
          <w:rStyle w:val="CommentReference"/>
        </w:rPr>
        <w:annotationRef/>
      </w:r>
      <w:r>
        <w:t xml:space="preserve">Will need statements about what protocols were used, animal care and use committee approvals, etc, because of handling live animals. </w:t>
      </w:r>
    </w:p>
  </w:comment>
  <w:comment w:id="77" w:author="Stenglein, Jennifer L - DNR" w:date="2024-09-09T10:07:00Z" w:initials="SJLD">
    <w:p w14:paraId="1B2A301B" w14:textId="77777777" w:rsidR="008A5359" w:rsidRDefault="008A5359" w:rsidP="00162CA7">
      <w:pPr>
        <w:pStyle w:val="CommentText"/>
      </w:pPr>
      <w:r>
        <w:rPr>
          <w:rStyle w:val="CommentReference"/>
        </w:rPr>
        <w:annotationRef/>
      </w:r>
      <w:r>
        <w:t>Was all trapping done in 2021-2022? What dates? What time of day? More details needed to make sure this could be repeatable.</w:t>
      </w:r>
    </w:p>
  </w:comment>
  <w:comment w:id="79" w:author="Stenglein, Jennifer L - DNR" w:date="2024-09-09T10:07:00Z" w:initials="SJLD">
    <w:p w14:paraId="39437E36" w14:textId="77777777" w:rsidR="008A5359" w:rsidRDefault="008A5359" w:rsidP="00F82D2A">
      <w:pPr>
        <w:pStyle w:val="CommentText"/>
      </w:pPr>
      <w:r>
        <w:rPr>
          <w:rStyle w:val="CommentReference"/>
        </w:rPr>
        <w:annotationRef/>
      </w:r>
      <w:r>
        <w:t>Add a citation to include model, distributor, company, company location</w:t>
      </w:r>
    </w:p>
  </w:comment>
  <w:comment w:id="78" w:author="Stenglein, Jennifer L - DNR" w:date="2024-09-06T14:38:00Z" w:initials="SJLD">
    <w:p w14:paraId="7CF4401F" w14:textId="672C6A39" w:rsidR="005657AE" w:rsidRDefault="005657AE" w:rsidP="002739B5">
      <w:pPr>
        <w:pStyle w:val="CommentText"/>
      </w:pPr>
      <w:r>
        <w:rPr>
          <w:rStyle w:val="CommentReference"/>
        </w:rPr>
        <w:annotationRef/>
      </w:r>
      <w:r>
        <w:t>Also radio-collars, or just ear tags?</w:t>
      </w:r>
    </w:p>
  </w:comment>
  <w:comment w:id="81" w:author="Stenglein, Jennifer L - DNR" w:date="2024-09-09T10:08:00Z" w:initials="SJLD">
    <w:p w14:paraId="2B8E8B15" w14:textId="77777777" w:rsidR="008A5359" w:rsidRDefault="008A5359" w:rsidP="00A93567">
      <w:pPr>
        <w:pStyle w:val="CommentText"/>
      </w:pPr>
      <w:r>
        <w:rPr>
          <w:rStyle w:val="CommentReference"/>
        </w:rPr>
        <w:annotationRef/>
      </w:r>
      <w:r>
        <w:t xml:space="preserve">What kind of cameras? What were the settings? Again, need more detail to make sure this is repeatable. </w:t>
      </w:r>
    </w:p>
  </w:comment>
  <w:comment w:id="80" w:author="Stenglein, Jennifer L - DNR" w:date="2024-09-06T14:39:00Z" w:initials="SJLD">
    <w:p w14:paraId="059123C4" w14:textId="108180E1" w:rsidR="005657AE" w:rsidRDefault="005657AE" w:rsidP="00A96D68">
      <w:pPr>
        <w:pStyle w:val="CommentText"/>
      </w:pPr>
      <w:r>
        <w:rPr>
          <w:rStyle w:val="CommentReference"/>
        </w:rPr>
        <w:annotationRef/>
      </w:r>
      <w:r>
        <w:t>How big was the total area covered by cameras?</w:t>
      </w:r>
    </w:p>
  </w:comment>
  <w:comment w:id="82" w:author="Stenglein, Jennifer L - DNR" w:date="2024-09-09T10:09:00Z" w:initials="SJLD">
    <w:p w14:paraId="53BE6993" w14:textId="77777777" w:rsidR="008A5359" w:rsidRDefault="008A5359" w:rsidP="00C2423A">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83" w:author="Stenglein, Jennifer L - DNR" w:date="2024-09-09T10:10:00Z" w:initials="SJLD">
    <w:p w14:paraId="5DCFA968" w14:textId="77777777" w:rsidR="008A5359" w:rsidRDefault="008A5359" w:rsidP="00F07B6E">
      <w:pPr>
        <w:pStyle w:val="CommentText"/>
      </w:pPr>
      <w:r>
        <w:rPr>
          <w:rStyle w:val="CommentReference"/>
        </w:rPr>
        <w:annotationRef/>
      </w:r>
      <w:r>
        <w:t>How often were they visited? Or if not, then what is written here is just fine</w:t>
      </w:r>
    </w:p>
  </w:comment>
  <w:comment w:id="85" w:author="Stenglein, Jennifer L - DNR" w:date="2024-09-09T10:13:00Z" w:initials="SJLD">
    <w:p w14:paraId="51C9B2E2" w14:textId="77777777" w:rsidR="00420F29" w:rsidRDefault="00420F29" w:rsidP="00E023D0">
      <w:pPr>
        <w:pStyle w:val="CommentText"/>
      </w:pPr>
      <w:r>
        <w:rPr>
          <w:rStyle w:val="CommentReference"/>
        </w:rPr>
        <w:annotationRef/>
      </w:r>
      <w:r>
        <w:t>Definitely need this in the study area figure.</w:t>
      </w:r>
    </w:p>
  </w:comment>
  <w:comment w:id="86" w:author="Stenglein, Jennifer L - DNR" w:date="2024-09-09T10:13:00Z" w:initials="SJLD">
    <w:p w14:paraId="75CBEB5D" w14:textId="77777777" w:rsidR="00420F29" w:rsidRDefault="00420F29" w:rsidP="00011BF2">
      <w:pPr>
        <w:pStyle w:val="CommentText"/>
      </w:pPr>
      <w:r>
        <w:rPr>
          <w:rStyle w:val="CommentReference"/>
        </w:rPr>
        <w:annotationRef/>
      </w:r>
      <w:r>
        <w:t>Need model, citation</w:t>
      </w:r>
    </w:p>
  </w:comment>
  <w:comment w:id="87" w:author="Stenglein, Jennifer L - DNR" w:date="2024-09-06T14:45:00Z" w:initials="SJLD">
    <w:p w14:paraId="2A141112" w14:textId="76389070" w:rsidR="003D259D" w:rsidRDefault="003D259D" w:rsidP="0094670A">
      <w:pPr>
        <w:pStyle w:val="CommentText"/>
      </w:pPr>
      <w:r>
        <w:rPr>
          <w:rStyle w:val="CommentReference"/>
        </w:rPr>
        <w:annotationRef/>
      </w:r>
      <w:r>
        <w:t>This isn't really an environmental covariate. Maybe change the heading to 'covariates'?</w:t>
      </w:r>
    </w:p>
  </w:comment>
  <w:comment w:id="88" w:author="Stenglein, Jennifer L - DNR" w:date="2024-09-06T14:41:00Z" w:initials="SJLD">
    <w:p w14:paraId="2BBFAA4D" w14:textId="2F638894" w:rsidR="005657AE" w:rsidRDefault="005657AE" w:rsidP="00E2542F">
      <w:pPr>
        <w:pStyle w:val="CommentText"/>
      </w:pPr>
      <w:r>
        <w:rPr>
          <w:rStyle w:val="CommentReference"/>
        </w:rPr>
        <w:annotationRef/>
      </w:r>
      <w:r>
        <w:t>? Not sure what this means</w:t>
      </w:r>
    </w:p>
  </w:comment>
  <w:comment w:id="90" w:author="Stenglein, Jennifer L - DNR" w:date="2024-09-09T10:17:00Z" w:initials="SJLD">
    <w:p w14:paraId="3FE79813" w14:textId="77777777" w:rsidR="00420F29" w:rsidRDefault="00420F29" w:rsidP="00E83888">
      <w:pPr>
        <w:pStyle w:val="CommentText"/>
      </w:pPr>
      <w:r>
        <w:rPr>
          <w:rStyle w:val="CommentReference"/>
        </w:rPr>
        <w:annotationRef/>
      </w:r>
      <w:r>
        <w:t>It's not clear to me why this and the above are 2 distinct sections</w:t>
      </w:r>
    </w:p>
  </w:comment>
  <w:comment w:id="91" w:author="Stenglein, Jennifer L - DNR" w:date="2024-09-09T10:18:00Z" w:initials="SJLD">
    <w:p w14:paraId="609C5F6B" w14:textId="77777777" w:rsidR="00420F29" w:rsidRDefault="00420F29" w:rsidP="00DB27B6">
      <w:pPr>
        <w:pStyle w:val="CommentText"/>
      </w:pPr>
      <w:r>
        <w:rPr>
          <w:rStyle w:val="CommentReference"/>
        </w:rPr>
        <w:annotationRef/>
      </w:r>
      <w:r>
        <w:t>Justification for these choices?</w:t>
      </w:r>
    </w:p>
  </w:comment>
  <w:comment w:id="96" w:author="Stenglein, Jennifer L - DNR" w:date="2024-09-09T10:19:00Z" w:initials="SJLD">
    <w:p w14:paraId="2D4846CE" w14:textId="77777777" w:rsidR="00420F29" w:rsidRDefault="00420F29" w:rsidP="004B33B6">
      <w:pPr>
        <w:pStyle w:val="CommentText"/>
      </w:pPr>
      <w:r>
        <w:rPr>
          <w:rStyle w:val="CommentReference"/>
        </w:rPr>
        <w:annotationRef/>
      </w:r>
      <w:r>
        <w:t>Jargon?</w:t>
      </w:r>
    </w:p>
  </w:comment>
  <w:comment w:id="97" w:author="Stenglein, Jennifer L - DNR" w:date="2024-09-09T10:19:00Z" w:initials="SJLD">
    <w:p w14:paraId="744A2DCB" w14:textId="77777777" w:rsidR="00420F29" w:rsidRDefault="00420F29" w:rsidP="00063047">
      <w:pPr>
        <w:pStyle w:val="CommentText"/>
      </w:pPr>
      <w:r>
        <w:rPr>
          <w:rStyle w:val="CommentReference"/>
        </w:rPr>
        <w:annotationRef/>
      </w:r>
      <w:r>
        <w:t>Jargon? At least this and the previous are very unclear to me.</w:t>
      </w:r>
    </w:p>
  </w:comment>
  <w:comment w:id="101" w:author="Stenglein, Jennifer L - DNR" w:date="2024-09-09T10:21:00Z" w:initials="SJLD">
    <w:p w14:paraId="2373DF31" w14:textId="77777777" w:rsidR="00420F29" w:rsidRDefault="00420F29" w:rsidP="002D0135">
      <w:pPr>
        <w:pStyle w:val="CommentText"/>
      </w:pPr>
      <w:r>
        <w:rPr>
          <w:rStyle w:val="CommentReference"/>
        </w:rPr>
        <w:annotationRef/>
      </w:r>
      <w:r>
        <w:t>citation</w:t>
      </w:r>
    </w:p>
  </w:comment>
  <w:comment w:id="102" w:author="Stenglein, Jennifer L - DNR" w:date="2024-09-09T10:22:00Z" w:initials="SJLD">
    <w:p w14:paraId="0A43E172" w14:textId="77777777" w:rsidR="00420F29" w:rsidRDefault="00420F29" w:rsidP="002A0350">
      <w:pPr>
        <w:pStyle w:val="CommentText"/>
      </w:pPr>
      <w:r>
        <w:rPr>
          <w:rStyle w:val="CommentReference"/>
        </w:rPr>
        <w:annotationRef/>
      </w:r>
      <w:r>
        <w:t>What is the point of this first set of analyses?</w:t>
      </w:r>
    </w:p>
  </w:comment>
  <w:comment w:id="106" w:author="Stenglein, Jennifer L - DNR" w:date="2024-09-09T10:22:00Z" w:initials="SJLD">
    <w:p w14:paraId="781A9C25" w14:textId="77777777" w:rsidR="00420F29" w:rsidRDefault="00420F29" w:rsidP="00D441C4">
      <w:pPr>
        <w:pStyle w:val="CommentText"/>
      </w:pPr>
      <w:r>
        <w:rPr>
          <w:rStyle w:val="CommentReference"/>
        </w:rPr>
        <w:annotationRef/>
      </w:r>
      <w:r>
        <w:t>I am assuming this is a second research question, now at the population level? If so, then start a new paragraph</w:t>
      </w:r>
    </w:p>
  </w:comment>
  <w:comment w:id="109" w:author="Stenglein, Jennifer L - DNR" w:date="2024-09-09T10:24:00Z" w:initials="SJLD">
    <w:p w14:paraId="12414EBF" w14:textId="77777777" w:rsidR="00BB6B13" w:rsidRDefault="00BB6B13" w:rsidP="00960CFC">
      <w:pPr>
        <w:pStyle w:val="CommentText"/>
      </w:pPr>
      <w:r>
        <w:rPr>
          <w:rStyle w:val="CommentReference"/>
        </w:rPr>
        <w:annotationRef/>
      </w:r>
      <w:r>
        <w:t>Not clear what the set of mixed models and fixed effect models actually is</w:t>
      </w:r>
    </w:p>
  </w:comment>
  <w:comment w:id="114" w:author="Stenglein, Jennifer L - DNR" w:date="2024-09-09T10:26:00Z" w:initials="SJLD">
    <w:p w14:paraId="65CF48AC" w14:textId="77777777" w:rsidR="00BB6B13" w:rsidRDefault="00BB6B13" w:rsidP="000D5A3B">
      <w:pPr>
        <w:pStyle w:val="CommentText"/>
      </w:pPr>
      <w:r>
        <w:rPr>
          <w:rStyle w:val="CommentReference"/>
        </w:rPr>
        <w:annotationRef/>
      </w:r>
      <w:r>
        <w:t xml:space="preserve">A table with the different models would be very helpful. </w:t>
      </w:r>
    </w:p>
  </w:comment>
  <w:comment w:id="115" w:author="Stenglein, Jennifer L - DNR" w:date="2024-09-09T10:26:00Z" w:initials="SJLD">
    <w:p w14:paraId="62512AB7" w14:textId="77777777" w:rsidR="00BB6B13" w:rsidRDefault="00BB6B13" w:rsidP="00AD52D4">
      <w:pPr>
        <w:pStyle w:val="CommentText"/>
      </w:pPr>
      <w:r>
        <w:rPr>
          <w:rStyle w:val="CommentReference"/>
        </w:rPr>
        <w:annotationRef/>
      </w:r>
      <w:r>
        <w:t>THIS IS WHERE I STOPPED</w:t>
      </w:r>
    </w:p>
  </w:comment>
  <w:comment w:id="116" w:author="Stenglein, Jennifer L - DNR" w:date="2024-09-06T14:50:00Z" w:initials="SJLD">
    <w:p w14:paraId="3B62A180" w14:textId="4A8264D2" w:rsidR="003D259D" w:rsidRDefault="003D259D" w:rsidP="005F420E">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33C7CD" w15:done="0"/>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3C7CF426" w15:done="0"/>
  <w15:commentEx w15:paraId="6B92052A" w15:paraIdParent="3C7CF426" w15:done="0"/>
  <w15:commentEx w15:paraId="2D76984D" w15:done="1"/>
  <w15:commentEx w15:paraId="430569CC" w15:done="0"/>
  <w15:commentEx w15:paraId="72A1A1B0" w15:done="1"/>
  <w15:commentEx w15:paraId="1947B9D7" w15:done="1"/>
  <w15:commentEx w15:paraId="4409299E" w15:done="0"/>
  <w15:commentEx w15:paraId="480FB388" w15:done="0"/>
  <w15:commentEx w15:paraId="61CFD182" w15:done="0"/>
  <w15:commentEx w15:paraId="4C7028D5" w15:done="0"/>
  <w15:commentEx w15:paraId="1B2A301B" w15:done="0"/>
  <w15:commentEx w15:paraId="39437E36" w15:done="0"/>
  <w15:commentEx w15:paraId="7CF4401F" w15:done="0"/>
  <w15:commentEx w15:paraId="2B8E8B15" w15:done="0"/>
  <w15:commentEx w15:paraId="059123C4" w15:done="0"/>
  <w15:commentEx w15:paraId="53BE6993" w15:done="0"/>
  <w15:commentEx w15:paraId="5DCFA968" w15:done="0"/>
  <w15:commentEx w15:paraId="51C9B2E2" w15:done="0"/>
  <w15:commentEx w15:paraId="75CBEB5D" w15:done="0"/>
  <w15:commentEx w15:paraId="2A141112" w15:done="0"/>
  <w15:commentEx w15:paraId="2BBFAA4D" w15:done="0"/>
  <w15:commentEx w15:paraId="3FE79813" w15:done="0"/>
  <w15:commentEx w15:paraId="609C5F6B" w15:done="0"/>
  <w15:commentEx w15:paraId="2D4846CE" w15:done="0"/>
  <w15:commentEx w15:paraId="744A2DCB" w15:done="0"/>
  <w15:commentEx w15:paraId="2373DF31" w15:done="0"/>
  <w15:commentEx w15:paraId="0A43E172" w15:done="0"/>
  <w15:commentEx w15:paraId="781A9C25" w15:done="0"/>
  <w15:commentEx w15:paraId="12414EBF" w15:done="0"/>
  <w15:commentEx w15:paraId="65CF48AC" w15:done="0"/>
  <w15:commentEx w15:paraId="62512AB7"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40C4F" w16cex:dateUtc="2024-09-05T15:54:00Z"/>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59182" w16cex:dateUtc="2024-09-06T19:34:00Z"/>
  <w16cex:commentExtensible w16cex:durableId="2A894575" w16cex:dateUtc="2024-09-09T14:59:00Z"/>
  <w16cex:commentExtensible w16cex:durableId="2A89465C" w16cex:dateUtc="2024-09-09T15:03:00Z"/>
  <w16cex:commentExtensible w16cex:durableId="2A89490A" w16cex:dateUtc="2024-09-09T15:14:00Z"/>
  <w16cex:commentExtensible w16cex:durableId="2A8946D2" w16cex:dateUtc="2024-09-09T15:05:00Z"/>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2A85932B" w16cex:dateUtc="2024-09-06T19:41:00Z"/>
  <w16cex:commentExtensible w16cex:durableId="2A8949BF" w16cex:dateUtc="2024-09-09T15:17:00Z"/>
  <w16cex:commentExtensible w16cex:durableId="2A8949E4" w16cex:dateUtc="2024-09-09T15:18:00Z"/>
  <w16cex:commentExtensible w16cex:durableId="2A894A30" w16cex:dateUtc="2024-09-09T15:19:00Z"/>
  <w16cex:commentExtensible w16cex:durableId="2A894A43" w16cex:dateUtc="2024-09-09T15:19: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B4E" w16cex:dateUtc="2024-09-09T15:24:00Z"/>
  <w16cex:commentExtensible w16cex:durableId="2A894BCE" w16cex:dateUtc="2024-09-09T15:26:00Z"/>
  <w16cex:commentExtensible w16cex:durableId="2A894BD8" w16cex:dateUtc="2024-09-09T15:26: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33C7CD" w16cid:durableId="2A840C4F"/>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3C7CF426" w16cid:durableId="662979D5"/>
  <w16cid:commentId w16cid:paraId="6B92052A" w16cid:durableId="42476304"/>
  <w16cid:commentId w16cid:paraId="2D76984D" w16cid:durableId="2A859182"/>
  <w16cid:commentId w16cid:paraId="430569CC" w16cid:durableId="2A894575"/>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2BBFAA4D" w16cid:durableId="2A85932B"/>
  <w16cid:commentId w16cid:paraId="3FE79813" w16cid:durableId="2A8949BF"/>
  <w16cid:commentId w16cid:paraId="609C5F6B" w16cid:durableId="2A8949E4"/>
  <w16cid:commentId w16cid:paraId="2D4846CE" w16cid:durableId="2A894A30"/>
  <w16cid:commentId w16cid:paraId="744A2DCB" w16cid:durableId="2A894A43"/>
  <w16cid:commentId w16cid:paraId="2373DF31" w16cid:durableId="2A894A96"/>
  <w16cid:commentId w16cid:paraId="0A43E172" w16cid:durableId="2A894ADE"/>
  <w16cid:commentId w16cid:paraId="781A9C25" w16cid:durableId="2A894AFD"/>
  <w16cid:commentId w16cid:paraId="12414EBF" w16cid:durableId="2A894B4E"/>
  <w16cid:commentId w16cid:paraId="65CF48AC" w16cid:durableId="2A894BCE"/>
  <w16cid:commentId w16cid:paraId="62512AB7" w16cid:durableId="2A894BD8"/>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8A6B5" w14:textId="77777777" w:rsidR="00240C19" w:rsidRDefault="00240C19" w:rsidP="00724CD0">
      <w:r>
        <w:separator/>
      </w:r>
    </w:p>
  </w:endnote>
  <w:endnote w:type="continuationSeparator" w:id="0">
    <w:p w14:paraId="28662F12" w14:textId="77777777" w:rsidR="00240C19" w:rsidRDefault="00240C19"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109E7" w14:textId="77777777" w:rsidR="00240C19" w:rsidRDefault="00240C19" w:rsidP="00724CD0">
      <w:r>
        <w:separator/>
      </w:r>
    </w:p>
  </w:footnote>
  <w:footnote w:type="continuationSeparator" w:id="0">
    <w:p w14:paraId="6E6B3EB0" w14:textId="77777777" w:rsidR="00240C19" w:rsidRDefault="00240C19"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684"/>
    <w:rsid w:val="00024667"/>
    <w:rsid w:val="00046AEB"/>
    <w:rsid w:val="00047A42"/>
    <w:rsid w:val="0005019E"/>
    <w:rsid w:val="000878DB"/>
    <w:rsid w:val="000C789E"/>
    <w:rsid w:val="00102F79"/>
    <w:rsid w:val="00107237"/>
    <w:rsid w:val="00154921"/>
    <w:rsid w:val="0015785E"/>
    <w:rsid w:val="0016237C"/>
    <w:rsid w:val="0016558B"/>
    <w:rsid w:val="00167887"/>
    <w:rsid w:val="001739C7"/>
    <w:rsid w:val="00193A49"/>
    <w:rsid w:val="001B20DE"/>
    <w:rsid w:val="001E3075"/>
    <w:rsid w:val="001E73F2"/>
    <w:rsid w:val="001F0A76"/>
    <w:rsid w:val="001F0F7E"/>
    <w:rsid w:val="00201A28"/>
    <w:rsid w:val="00204958"/>
    <w:rsid w:val="00207D3B"/>
    <w:rsid w:val="00212AD2"/>
    <w:rsid w:val="0021471F"/>
    <w:rsid w:val="0021474C"/>
    <w:rsid w:val="0022680B"/>
    <w:rsid w:val="00227BB3"/>
    <w:rsid w:val="00234394"/>
    <w:rsid w:val="00235144"/>
    <w:rsid w:val="00240C19"/>
    <w:rsid w:val="002505DE"/>
    <w:rsid w:val="0027197E"/>
    <w:rsid w:val="00272559"/>
    <w:rsid w:val="00277AA8"/>
    <w:rsid w:val="0028094E"/>
    <w:rsid w:val="0028706D"/>
    <w:rsid w:val="002872B6"/>
    <w:rsid w:val="002A098B"/>
    <w:rsid w:val="002A46B8"/>
    <w:rsid w:val="002D4154"/>
    <w:rsid w:val="002D4925"/>
    <w:rsid w:val="003009B0"/>
    <w:rsid w:val="00361B9E"/>
    <w:rsid w:val="003671CC"/>
    <w:rsid w:val="0037572C"/>
    <w:rsid w:val="00380A80"/>
    <w:rsid w:val="00386E32"/>
    <w:rsid w:val="003A7454"/>
    <w:rsid w:val="003B4FA6"/>
    <w:rsid w:val="003D062A"/>
    <w:rsid w:val="003D0A8A"/>
    <w:rsid w:val="003D259D"/>
    <w:rsid w:val="004161ED"/>
    <w:rsid w:val="00420F29"/>
    <w:rsid w:val="00442D51"/>
    <w:rsid w:val="00454E42"/>
    <w:rsid w:val="00456DA1"/>
    <w:rsid w:val="00467BF0"/>
    <w:rsid w:val="00487426"/>
    <w:rsid w:val="004C762F"/>
    <w:rsid w:val="004D19E7"/>
    <w:rsid w:val="004E65CE"/>
    <w:rsid w:val="005201A1"/>
    <w:rsid w:val="00560C59"/>
    <w:rsid w:val="005657AE"/>
    <w:rsid w:val="005A2B12"/>
    <w:rsid w:val="005A7780"/>
    <w:rsid w:val="006212E3"/>
    <w:rsid w:val="00624F56"/>
    <w:rsid w:val="006341ED"/>
    <w:rsid w:val="00634A0C"/>
    <w:rsid w:val="00692600"/>
    <w:rsid w:val="00695DD2"/>
    <w:rsid w:val="00696325"/>
    <w:rsid w:val="006A5ABE"/>
    <w:rsid w:val="006C2DB2"/>
    <w:rsid w:val="006D2BE7"/>
    <w:rsid w:val="006D3C47"/>
    <w:rsid w:val="006E44FF"/>
    <w:rsid w:val="006E4E78"/>
    <w:rsid w:val="006F3DC9"/>
    <w:rsid w:val="007037D1"/>
    <w:rsid w:val="00703C46"/>
    <w:rsid w:val="00707D9C"/>
    <w:rsid w:val="007207E3"/>
    <w:rsid w:val="00724CD0"/>
    <w:rsid w:val="007361B9"/>
    <w:rsid w:val="00754A4E"/>
    <w:rsid w:val="00762147"/>
    <w:rsid w:val="0076619F"/>
    <w:rsid w:val="00782715"/>
    <w:rsid w:val="00783B17"/>
    <w:rsid w:val="00794191"/>
    <w:rsid w:val="007A6F41"/>
    <w:rsid w:val="007C00B6"/>
    <w:rsid w:val="007D6028"/>
    <w:rsid w:val="0080532F"/>
    <w:rsid w:val="00817640"/>
    <w:rsid w:val="00817810"/>
    <w:rsid w:val="008465F8"/>
    <w:rsid w:val="00852E3A"/>
    <w:rsid w:val="008604AE"/>
    <w:rsid w:val="008912BF"/>
    <w:rsid w:val="008934AC"/>
    <w:rsid w:val="008A5359"/>
    <w:rsid w:val="008B7F59"/>
    <w:rsid w:val="008D0F3B"/>
    <w:rsid w:val="008D2F18"/>
    <w:rsid w:val="008E74B6"/>
    <w:rsid w:val="008E7EE0"/>
    <w:rsid w:val="00913410"/>
    <w:rsid w:val="00954EFA"/>
    <w:rsid w:val="009673D4"/>
    <w:rsid w:val="00982AAC"/>
    <w:rsid w:val="00993FB1"/>
    <w:rsid w:val="0099675F"/>
    <w:rsid w:val="009971C6"/>
    <w:rsid w:val="009A0D5D"/>
    <w:rsid w:val="009B200F"/>
    <w:rsid w:val="009C2B58"/>
    <w:rsid w:val="009C5DC4"/>
    <w:rsid w:val="009D5062"/>
    <w:rsid w:val="009F5178"/>
    <w:rsid w:val="009F777B"/>
    <w:rsid w:val="00A06DCE"/>
    <w:rsid w:val="00A13D4A"/>
    <w:rsid w:val="00A413EC"/>
    <w:rsid w:val="00A420D9"/>
    <w:rsid w:val="00A43E55"/>
    <w:rsid w:val="00A67321"/>
    <w:rsid w:val="00A82932"/>
    <w:rsid w:val="00A86DD0"/>
    <w:rsid w:val="00A93484"/>
    <w:rsid w:val="00AA5DA1"/>
    <w:rsid w:val="00AA612A"/>
    <w:rsid w:val="00AA777F"/>
    <w:rsid w:val="00AA7FA5"/>
    <w:rsid w:val="00AB7F7A"/>
    <w:rsid w:val="00AF4F8D"/>
    <w:rsid w:val="00B34CF6"/>
    <w:rsid w:val="00B52153"/>
    <w:rsid w:val="00B71A0C"/>
    <w:rsid w:val="00B740C8"/>
    <w:rsid w:val="00B74EB7"/>
    <w:rsid w:val="00B839A6"/>
    <w:rsid w:val="00B85315"/>
    <w:rsid w:val="00BA3DFA"/>
    <w:rsid w:val="00BB6B13"/>
    <w:rsid w:val="00BC11EC"/>
    <w:rsid w:val="00BD541D"/>
    <w:rsid w:val="00BD6078"/>
    <w:rsid w:val="00BF16C4"/>
    <w:rsid w:val="00C02EEA"/>
    <w:rsid w:val="00C11074"/>
    <w:rsid w:val="00C34FE7"/>
    <w:rsid w:val="00C7072E"/>
    <w:rsid w:val="00C748A2"/>
    <w:rsid w:val="00C7654D"/>
    <w:rsid w:val="00CB59B8"/>
    <w:rsid w:val="00CC6588"/>
    <w:rsid w:val="00CC6683"/>
    <w:rsid w:val="00CD1658"/>
    <w:rsid w:val="00CD4F4B"/>
    <w:rsid w:val="00CF5923"/>
    <w:rsid w:val="00CF5E08"/>
    <w:rsid w:val="00D03818"/>
    <w:rsid w:val="00D16B90"/>
    <w:rsid w:val="00D64005"/>
    <w:rsid w:val="00D832DD"/>
    <w:rsid w:val="00D92FB3"/>
    <w:rsid w:val="00DB0942"/>
    <w:rsid w:val="00DB0EC0"/>
    <w:rsid w:val="00DC784A"/>
    <w:rsid w:val="00DD4D69"/>
    <w:rsid w:val="00DF07E3"/>
    <w:rsid w:val="00E11684"/>
    <w:rsid w:val="00E121B6"/>
    <w:rsid w:val="00E201A5"/>
    <w:rsid w:val="00E215B5"/>
    <w:rsid w:val="00E55F88"/>
    <w:rsid w:val="00E56B34"/>
    <w:rsid w:val="00E659F4"/>
    <w:rsid w:val="00ED00AF"/>
    <w:rsid w:val="00ED69EB"/>
    <w:rsid w:val="00ED7EB8"/>
    <w:rsid w:val="00EE5E2B"/>
    <w:rsid w:val="00EF12F1"/>
    <w:rsid w:val="00F13AB5"/>
    <w:rsid w:val="00F71CDD"/>
    <w:rsid w:val="00F871B4"/>
    <w:rsid w:val="00F87717"/>
    <w:rsid w:val="00F96DD6"/>
    <w:rsid w:val="00FA0AB3"/>
    <w:rsid w:val="00FB1530"/>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C8C182DE-4B17-4A90-BF10-41E75A0A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eli.wildey@gmail.co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5066/P9KZCM54"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6254</TotalTime>
  <Pages>70</Pages>
  <Words>14300</Words>
  <Characters>81514</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95623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Wildey,Eli</cp:lastModifiedBy>
  <cp:revision>14</cp:revision>
  <cp:lastPrinted>2009-01-30T21:55:00Z</cp:lastPrinted>
  <dcterms:created xsi:type="dcterms:W3CDTF">2024-09-05T15:45:00Z</dcterms:created>
  <dcterms:modified xsi:type="dcterms:W3CDTF">2024-10-07T03:15:00Z</dcterms:modified>
</cp:coreProperties>
</file>