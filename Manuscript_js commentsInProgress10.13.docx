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2200 Bonforte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2200 Bonforte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0" w:author="Stenglein, Jennifer L - DNR" w:date="2024-09-09T07:35:00Z">
        <w:r w:rsidR="0021471F">
          <w:t xml:space="preserve"> of wildlife</w:t>
        </w:r>
      </w:ins>
      <w:r w:rsidR="00361B9E">
        <w:t xml:space="preserve"> have been observed across taxa but linking these changes in </w:t>
      </w:r>
      <w:ins w:id="1" w:author="Stenglein, Jennifer L - DNR" w:date="2024-09-09T07:35:00Z">
        <w:r w:rsidR="0021471F">
          <w:t xml:space="preserve">individual </w:t>
        </w:r>
      </w:ins>
      <w:r w:rsidR="00361B9E">
        <w:t xml:space="preserve">behavior to </w:t>
      </w:r>
      <w:del w:id="2" w:author="Stenglein, Jennifer L - DNR" w:date="2024-09-09T07:35:00Z">
        <w:r w:rsidR="00361B9E" w:rsidDel="0021471F">
          <w:delText xml:space="preserve">changes at the </w:delText>
        </w:r>
      </w:del>
      <w:r w:rsidR="00361B9E">
        <w:t xml:space="preserve">population-level </w:t>
      </w:r>
      <w:ins w:id="3"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4" w:author="Stenglein, Jennifer L - DNR" w:date="2024-09-09T07:56:00Z">
        <w:r w:rsidR="009D5062">
          <w:t xml:space="preserve">an integrated step selection analysis (iSSA) of </w:t>
        </w:r>
      </w:ins>
      <w:r w:rsidR="00361B9E">
        <w:t>the habitat selection exhibited by ten mule deer (</w:t>
      </w:r>
      <w:r w:rsidR="00361B9E" w:rsidRPr="00F565B5">
        <w:rPr>
          <w:i/>
          <w:iCs/>
        </w:rPr>
        <w:t>Odocoileus hemionus</w:t>
      </w:r>
      <w:r w:rsidR="00361B9E">
        <w:t xml:space="preserve">) in response to </w:t>
      </w:r>
      <w:del w:id="5" w:author="Stenglein, Jennifer L - DNR" w:date="2024-09-09T07:37:00Z">
        <w:r w:rsidR="00361B9E" w:rsidDel="0021471F">
          <w:delText xml:space="preserve">habitat </w:delText>
        </w:r>
      </w:del>
      <w:ins w:id="6" w:author="Stenglein, Jennifer L - DNR" w:date="2024-09-09T07:37:00Z">
        <w:r w:rsidR="0021471F">
          <w:t xml:space="preserve">environmental </w:t>
        </w:r>
      </w:ins>
      <w:r w:rsidR="00361B9E">
        <w:t xml:space="preserve">and human factors and the possible </w:t>
      </w:r>
      <w:del w:id="7" w:author="Stenglein, Jennifer L - DNR" w:date="2024-09-09T07:37:00Z">
        <w:r w:rsidR="00361B9E" w:rsidDel="0021471F">
          <w:delText xml:space="preserve">influences </w:delText>
        </w:r>
      </w:del>
      <w:ins w:id="8" w:author="Stenglein, Jennifer L - DNR" w:date="2024-09-09T07:37:00Z">
        <w:r w:rsidR="0021471F">
          <w:t xml:space="preserve">impact </w:t>
        </w:r>
      </w:ins>
      <w:r w:rsidR="00361B9E">
        <w:t xml:space="preserve">on </w:t>
      </w:r>
      <w:ins w:id="9" w:author="Stenglein, Jennifer L - DNR" w:date="2024-09-09T07:37:00Z">
        <w:r w:rsidR="0021471F">
          <w:t xml:space="preserve">population </w:t>
        </w:r>
      </w:ins>
      <w:r w:rsidR="00361B9E">
        <w:t xml:space="preserve">density. </w:t>
      </w:r>
      <w:del w:id="10" w:author="Stenglein, Jennifer L - DNR" w:date="2024-09-09T07:58:00Z">
        <w:r w:rsidR="00361B9E" w:rsidDel="009D5062">
          <w:delText xml:space="preserve">Mule deer abundance </w:delText>
        </w:r>
        <w:commentRangeStart w:id="11"/>
        <w:r w:rsidR="00361B9E" w:rsidDel="009D5062">
          <w:delText xml:space="preserve">is </w:delText>
        </w:r>
        <w:commentRangeEnd w:id="11"/>
        <w:r w:rsidR="0021471F" w:rsidDel="009D5062">
          <w:rPr>
            <w:rStyle w:val="CommentReference"/>
          </w:rPr>
          <w:commentReference w:id="11"/>
        </w:r>
        <w:r w:rsidR="00361B9E" w:rsidDel="009D5062">
          <w:delText xml:space="preserve">generally declining </w:delText>
        </w:r>
        <w:r w:rsidR="00361B9E" w:rsidDel="009D5062">
          <w:lastRenderedPageBreak/>
          <w:delText xml:space="preserve">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2" w:author="Stenglein, Jennifer L - DNR" w:date="2024-09-09T07:40:00Z">
        <w:r w:rsidR="00361B9E" w:rsidDel="0021471F">
          <w:delText xml:space="preserve">on </w:delText>
        </w:r>
      </w:del>
      <w:ins w:id="13" w:author="Stenglein, Jennifer L - DNR" w:date="2024-09-09T07:40:00Z">
        <w:r w:rsidR="0021471F">
          <w:t xml:space="preserve">in </w:t>
        </w:r>
      </w:ins>
      <w:r w:rsidR="00361B9E">
        <w:t xml:space="preserve">our study area </w:t>
      </w:r>
      <w:del w:id="14" w:author="Stenglein, Jennifer L - DNR" w:date="2024-09-09T07:39:00Z">
        <w:r w:rsidR="00361B9E" w:rsidDel="0021471F">
          <w:delText xml:space="preserve">show </w:delText>
        </w:r>
      </w:del>
      <w:ins w:id="15" w:author="Stenglein, Jennifer L - DNR" w:date="2024-09-09T07:39:00Z">
        <w:r w:rsidR="0021471F">
          <w:t xml:space="preserve">had </w:t>
        </w:r>
      </w:ins>
      <w:r w:rsidR="00361B9E">
        <w:t>differential habitat use and movement characteristics with time of day</w:t>
      </w:r>
      <w:del w:id="16" w:author="Stenglein, Jennifer L - DNR" w:date="2024-09-09T07:57:00Z">
        <w:r w:rsidR="00361B9E" w:rsidDel="009D5062">
          <w:delText>,</w:delText>
        </w:r>
      </w:del>
      <w:r w:rsidR="00361B9E">
        <w:t xml:space="preserve"> and intensity of human disturbance. </w:t>
      </w:r>
      <w:del w:id="17"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8"/>
      <w:r w:rsidR="00361B9E">
        <w:t xml:space="preserve">different movement responses </w:t>
      </w:r>
      <w:commentRangeEnd w:id="18"/>
      <w:r w:rsidR="009D5062">
        <w:rPr>
          <w:rStyle w:val="CommentReference"/>
        </w:rPr>
        <w:commentReference w:id="18"/>
      </w:r>
      <w:r w:rsidR="00361B9E">
        <w:t xml:space="preserve">with increasing human presence depending on the time of day. </w:t>
      </w:r>
      <w:commentRangeStart w:id="19"/>
      <w:r w:rsidR="00361B9E">
        <w:t>Changes to habitat selection</w:t>
      </w:r>
      <w:del w:id="20"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19"/>
      <w:r w:rsidR="009D5062">
        <w:rPr>
          <w:rStyle w:val="CommentReference"/>
        </w:rPr>
        <w:commentReference w:id="19"/>
      </w:r>
      <w:r w:rsidR="00361B9E">
        <w:t xml:space="preserve">. Pairing </w:t>
      </w:r>
      <w:commentRangeStart w:id="21"/>
      <w:r w:rsidR="00361B9E">
        <w:t xml:space="preserve">our </w:t>
      </w:r>
      <w:commentRangeEnd w:id="21"/>
      <w:r w:rsidR="009D5062">
        <w:rPr>
          <w:rStyle w:val="CommentReference"/>
        </w:rPr>
        <w:commentReference w:id="21"/>
      </w:r>
      <w:r w:rsidR="00361B9E">
        <w:t xml:space="preserve">movement data with camera data, we found evidence for a low density of mule deer on our winter range compared to winter ranges across Colorado possibly caused by human recreation. </w:t>
      </w:r>
      <w:commentRangeStart w:id="22"/>
      <w:r w:rsidR="00361B9E">
        <w:t>Low densities of mule deer has implications for the role density-dependent effects play in modifying the impact of recreation</w:t>
      </w:r>
      <w:commentRangeEnd w:id="22"/>
      <w:r w:rsidR="009D5062">
        <w:rPr>
          <w:rStyle w:val="CommentReference"/>
        </w:rPr>
        <w:commentReference w:id="22"/>
      </w:r>
      <w:r w:rsidR="00361B9E">
        <w:t xml:space="preserve">. </w:t>
      </w:r>
      <w:commentRangeStart w:id="23"/>
      <w:r w:rsidR="00361B9E">
        <w:t>Our study provides critical information on the role human recreation plays in modifying the effectiveness of habitat management on deer winter ranges and possible scenarios this may scale up to impact mule deer populations.</w:t>
      </w:r>
      <w:commentRangeEnd w:id="23"/>
      <w:r w:rsidR="009D5062">
        <w:rPr>
          <w:rStyle w:val="CommentReference"/>
        </w:rPr>
        <w:commentReference w:id="23"/>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4"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5"/>
      <w:r w:rsidRPr="00724CD0">
        <w:rPr>
          <w:color w:val="000000"/>
        </w:rPr>
        <w:t xml:space="preserve">Humans </w:t>
      </w:r>
      <w:commentRangeEnd w:id="25"/>
      <w:r w:rsidR="00DC784A">
        <w:rPr>
          <w:rStyle w:val="CommentReference"/>
        </w:rPr>
        <w:commentReference w:id="25"/>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(Darimont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Merelender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6"/>
      <w:commentRangeStart w:id="27"/>
      <w:r>
        <w:rPr>
          <w:color w:val="000000"/>
        </w:rPr>
        <w:t xml:space="preserve">in part </w:t>
      </w:r>
      <w:commentRangeEnd w:id="26"/>
      <w:r>
        <w:rPr>
          <w:rStyle w:val="CommentReference"/>
          <w:rFonts w:eastAsia="MS Mincho"/>
        </w:rPr>
        <w:commentReference w:id="26"/>
      </w:r>
      <w:commentRangeEnd w:id="27"/>
      <w:r>
        <w:rPr>
          <w:rStyle w:val="CommentReference"/>
          <w:rFonts w:eastAsia="MS Mincho"/>
        </w:rPr>
        <w:commentReference w:id="27"/>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Sévêque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(Tablado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Bombaci and Pejchar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(Bombaci and Pejchar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8"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29"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0"/>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0"/>
      <w:r w:rsidR="008A5359">
        <w:rPr>
          <w:rStyle w:val="CommentReference"/>
        </w:rPr>
        <w:commentReference w:id="3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1"/>
      <w:r w:rsidR="00BA3DFA" w:rsidRPr="002505DE">
        <w:rPr>
          <w:rFonts w:eastAsia="Times New Roman"/>
          <w:color w:val="000000"/>
        </w:rPr>
        <w:t xml:space="preserve">Methodist Mountain trail network </w:t>
      </w:r>
      <w:commentRangeEnd w:id="31"/>
      <w:r w:rsidR="00420F29">
        <w:rPr>
          <w:rStyle w:val="CommentReference"/>
        </w:rPr>
        <w:commentReference w:id="31"/>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Populus deltoides</w:t>
      </w:r>
      <w:r w:rsidR="00BA3DFA" w:rsidRPr="002505DE">
        <w:rPr>
          <w:rFonts w:eastAsia="Times New Roman"/>
          <w:color w:val="000000"/>
        </w:rPr>
        <w:t xml:space="preserve">) </w:t>
      </w:r>
      <w:r w:rsidR="00BA3DFA" w:rsidRPr="002505DE">
        <w:rPr>
          <w:rFonts w:eastAsia="Times New Roman"/>
          <w:color w:val="000000"/>
        </w:rPr>
        <w:lastRenderedPageBreak/>
        <w:t>growth along major washes and interspersed patches of gambel oak (</w:t>
      </w:r>
      <w:r w:rsidR="00BA3DFA" w:rsidRPr="002505DE">
        <w:rPr>
          <w:rFonts w:eastAsia="Times New Roman"/>
          <w:i/>
          <w:iCs/>
          <w:color w:val="000000"/>
        </w:rPr>
        <w:t>Quercus gambelii</w:t>
      </w:r>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2"/>
      <w:r w:rsidR="002505DE" w:rsidRPr="002505DE">
        <w:rPr>
          <w:rFonts w:eastAsia="Times New Roman"/>
          <w:color w:val="000000"/>
        </w:rPr>
        <w:t>This thinned habitat appears on land cover classification layers as “shrub” habitat as opposed to surrounding “forest” habitat</w:t>
      </w:r>
      <w:commentRangeEnd w:id="32"/>
      <w:r w:rsidR="008A5359">
        <w:rPr>
          <w:rStyle w:val="CommentReference"/>
        </w:rPr>
        <w:commentReference w:id="32"/>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Ribes aureum</w:t>
      </w:r>
      <w:r w:rsidR="002505DE" w:rsidRPr="002505DE">
        <w:rPr>
          <w:rFonts w:eastAsia="Times New Roman"/>
          <w:color w:val="000000"/>
        </w:rPr>
        <w:t>), mountain mahogany (</w:t>
      </w:r>
      <w:r w:rsidR="002505DE" w:rsidRPr="002505DE">
        <w:rPr>
          <w:rFonts w:eastAsia="Times New Roman"/>
          <w:i/>
          <w:iCs/>
          <w:color w:val="000000"/>
        </w:rPr>
        <w:t>Cercocarpus ledifolius</w:t>
      </w:r>
      <w:r w:rsidR="002505DE" w:rsidRPr="002505DE">
        <w:rPr>
          <w:rFonts w:eastAsia="Times New Roman"/>
          <w:color w:val="000000"/>
        </w:rPr>
        <w:t>), and rabbitbrush (</w:t>
      </w:r>
      <w:r w:rsidR="002505DE" w:rsidRPr="002505DE">
        <w:rPr>
          <w:rFonts w:eastAsia="Times New Roman"/>
          <w:i/>
          <w:iCs/>
          <w:color w:val="000000"/>
        </w:rPr>
        <w:t>Ericameria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3"/>
      <w:r w:rsidR="002505DE" w:rsidRPr="002505DE">
        <w:rPr>
          <w:rFonts w:eastAsia="Times New Roman"/>
          <w:color w:val="000000"/>
        </w:rPr>
        <w:t>San Luis Valley</w:t>
      </w:r>
      <w:commentRangeEnd w:id="33"/>
      <w:r w:rsidR="008A5359">
        <w:rPr>
          <w:rStyle w:val="CommentReference"/>
        </w:rPr>
        <w:commentReference w:id="33"/>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4"/>
      <w:r>
        <w:rPr>
          <w:rFonts w:eastAsia="Times New Roman"/>
          <w:b/>
          <w:bCs/>
          <w:color w:val="000000"/>
        </w:rPr>
        <w:t xml:space="preserve">Field </w:t>
      </w:r>
      <w:commentRangeEnd w:id="34"/>
      <w:r w:rsidR="008A5359">
        <w:rPr>
          <w:rStyle w:val="CommentReference"/>
        </w:rPr>
        <w:commentReference w:id="34"/>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5"/>
      <w:r w:rsidR="002505DE" w:rsidRPr="002505DE">
        <w:rPr>
          <w:rFonts w:eastAsia="Times New Roman"/>
          <w:color w:val="000000"/>
        </w:rPr>
        <w:t>eer were captured</w:t>
      </w:r>
      <w:commentRangeEnd w:id="35"/>
      <w:r w:rsidR="005657AE">
        <w:rPr>
          <w:rStyle w:val="CommentReference"/>
        </w:rPr>
        <w:commentReference w:id="35"/>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6"/>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6"/>
      <w:r w:rsidR="008A5359">
        <w:rPr>
          <w:rStyle w:val="CommentReference"/>
        </w:rPr>
        <w:commentReference w:id="36"/>
      </w:r>
      <w:r w:rsidR="002432FD">
        <w:rPr>
          <w:rFonts w:eastAsia="Times New Roman"/>
          <w:color w:val="000000"/>
        </w:rPr>
        <w:t>)</w:t>
      </w:r>
      <w:commentRangeStart w:id="37"/>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8"/>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8"/>
      <w:r w:rsidR="008A5359">
        <w:rPr>
          <w:rStyle w:val="CommentReference"/>
        </w:rPr>
        <w:commentReference w:id="38"/>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7"/>
      <w:r w:rsidR="005657AE">
        <w:rPr>
          <w:rStyle w:val="CommentReference"/>
        </w:rPr>
        <w:commentReference w:id="37"/>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643ADC36" w14:textId="2A43260B" w:rsidR="002D4925" w:rsidRPr="002505DE" w:rsidRDefault="002505DE" w:rsidP="00167887">
      <w:pPr>
        <w:spacing w:line="480" w:lineRule="auto"/>
        <w:rPr>
          <w:rFonts w:eastAsia="Times New Roman"/>
        </w:rPr>
      </w:pPr>
      <w:commentRangeStart w:id="39"/>
      <w:r w:rsidRPr="002505DE">
        <w:rPr>
          <w:rFonts w:eastAsia="Times New Roman"/>
          <w:color w:val="000000"/>
        </w:rPr>
        <w:t xml:space="preserve">We arranged 36 </w:t>
      </w:r>
      <w:commentRangeStart w:id="40"/>
      <w:r w:rsidRPr="002505DE">
        <w:rPr>
          <w:rFonts w:eastAsia="Times New Roman"/>
          <w:color w:val="000000"/>
        </w:rPr>
        <w:t xml:space="preserve">cameras </w:t>
      </w:r>
      <w:commentRangeEnd w:id="40"/>
      <w:r w:rsidR="008A5359">
        <w:rPr>
          <w:rStyle w:val="CommentReference"/>
        </w:rPr>
        <w:commentReference w:id="40"/>
      </w:r>
      <w:r w:rsidRPr="002505DE">
        <w:rPr>
          <w:rFonts w:eastAsia="Times New Roman"/>
          <w:color w:val="000000"/>
        </w:rPr>
        <w:t>in a grid pattern at a spacing of ~400m</w:t>
      </w:r>
      <w:commentRangeEnd w:id="39"/>
      <w:r w:rsidR="005657AE">
        <w:rPr>
          <w:rStyle w:val="CommentReference"/>
        </w:rPr>
        <w:commentReference w:id="39"/>
      </w:r>
      <w:r w:rsidR="00AC5A63">
        <w:rPr>
          <w:rFonts w:eastAsia="Times New Roman"/>
          <w:color w:val="000000"/>
        </w:rPr>
        <w:t xml:space="preserve"> for a </w:t>
      </w:r>
      <w:r w:rsidR="00237C97">
        <w:rPr>
          <w:rFonts w:eastAsia="Times New Roman"/>
          <w:color w:val="000000"/>
        </w:rPr>
        <w:t>total</w:t>
      </w:r>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w:t>
      </w:r>
      <w:r w:rsidR="00237C97">
        <w:rPr>
          <w:rFonts w:eastAsia="Times New Roman"/>
          <w:color w:val="000000"/>
        </w:rPr>
        <w:t xml:space="preserve">a </w:t>
      </w:r>
      <w:r w:rsidR="004C73A8">
        <w:rPr>
          <w:rFonts w:eastAsia="Times New Roman"/>
          <w:color w:val="000000"/>
        </w:rPr>
        <w:t>high sensitivity setting</w:t>
      </w:r>
      <w:r w:rsidR="00C75F45">
        <w:rPr>
          <w:rFonts w:eastAsia="Times New Roman"/>
          <w:color w:val="000000"/>
        </w:rPr>
        <w:t>.</w:t>
      </w:r>
      <w:r w:rsidRPr="002505DE">
        <w:rPr>
          <w:rFonts w:eastAsia="Times New Roman"/>
          <w:color w:val="000000"/>
        </w:rPr>
        <w:t xml:space="preserve"> </w:t>
      </w:r>
      <w:commentRangeStart w:id="41"/>
      <w:r w:rsidRPr="002505DE">
        <w:rPr>
          <w:rFonts w:eastAsia="Times New Roman"/>
          <w:color w:val="000000"/>
        </w:rPr>
        <w:t>Specific camera locations were randomized within a 100m buffer of the center of each grid cell</w:t>
      </w:r>
      <w:commentRangeEnd w:id="41"/>
      <w:r w:rsidR="008A5359">
        <w:rPr>
          <w:rStyle w:val="CommentReference"/>
        </w:rPr>
        <w:commentReference w:id="41"/>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w:t>
      </w:r>
      <w:r w:rsidR="00237C97">
        <w:rPr>
          <w:rFonts w:eastAsia="Times New Roman"/>
          <w:color w:val="000000"/>
        </w:rPr>
        <w:t>~</w:t>
      </w:r>
      <w:r w:rsidRPr="002505DE">
        <w:rPr>
          <w:rFonts w:eastAsia="Times New Roman"/>
          <w:color w:val="000000"/>
        </w:rPr>
        <w:t xml:space="preserve">5m off path of travel at a 30 degree angle to maximize exposure time of animals crossing the camera frame. </w:t>
      </w:r>
      <w:commentRangeStart w:id="42"/>
      <w:r w:rsidRPr="002505DE">
        <w:rPr>
          <w:rFonts w:eastAsia="Times New Roman"/>
          <w:color w:val="000000"/>
        </w:rPr>
        <w:t>Cameras were deployed from April 2022- August 2022</w:t>
      </w:r>
      <w:commentRangeEnd w:id="42"/>
      <w:r w:rsidR="008A5359">
        <w:rPr>
          <w:rStyle w:val="CommentReference"/>
        </w:rPr>
        <w:commentReference w:id="42"/>
      </w:r>
      <w:r w:rsidR="004C73A8">
        <w:rPr>
          <w:rFonts w:eastAsia="Times New Roman"/>
          <w:color w:val="000000"/>
        </w:rPr>
        <w:t xml:space="preserve"> and checked once</w:t>
      </w:r>
      <w:r w:rsidR="00237C97">
        <w:rPr>
          <w:rFonts w:eastAsia="Times New Roman"/>
          <w:color w:val="000000"/>
        </w:rPr>
        <w:t>,</w:t>
      </w:r>
      <w:r w:rsidR="004C73A8">
        <w:rPr>
          <w:rFonts w:eastAsia="Times New Roman"/>
          <w:color w:val="000000"/>
        </w:rPr>
        <w:t xml:space="preserv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w:t>
      </w:r>
      <w:r w:rsidRPr="002505DE">
        <w:rPr>
          <w:rFonts w:eastAsia="Times New Roman"/>
          <w:color w:val="000000"/>
        </w:rPr>
        <w:lastRenderedPageBreak/>
        <w:t>animal were reviewed for identification, while a subset of blank images was reviewed for quality assurance.</w:t>
      </w:r>
    </w:p>
    <w:p w14:paraId="07058FF0" w14:textId="3F4B5191"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3"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sidR="00237C97">
        <w:rPr>
          <w:rFonts w:eastAsia="Times New Roman"/>
          <w:b/>
          <w:bCs/>
          <w:color w:val="000000"/>
        </w:rPr>
        <w:t xml:space="preserve"> telemetry</w:t>
      </w:r>
      <w:r>
        <w:rPr>
          <w:rFonts w:eastAsia="Times New Roman"/>
          <w:b/>
          <w:bCs/>
          <w:color w:val="000000"/>
        </w:rPr>
        <w:t xml:space="preserve"> analysis</w:t>
      </w:r>
    </w:p>
    <w:p w14:paraId="7B6F9365" w14:textId="5CA66FEC" w:rsidR="002505DE" w:rsidRPr="002505DE" w:rsidRDefault="002505DE" w:rsidP="00167887">
      <w:pPr>
        <w:spacing w:after="160" w:line="480" w:lineRule="auto"/>
        <w:ind w:right="-540"/>
        <w:rPr>
          <w:rFonts w:eastAsia="Times New Roman"/>
        </w:rPr>
      </w:pPr>
      <w:commentRangeStart w:id="44"/>
      <w:r w:rsidRPr="002505DE">
        <w:rPr>
          <w:rFonts w:eastAsia="Times New Roman"/>
          <w:color w:val="000000"/>
        </w:rPr>
        <w:t xml:space="preserve">Trailheads at either end of the study area </w:t>
      </w:r>
      <w:commentRangeEnd w:id="44"/>
      <w:r w:rsidR="00420F29">
        <w:rPr>
          <w:rStyle w:val="CommentReference"/>
        </w:rPr>
        <w:commentReference w:id="44"/>
      </w:r>
      <w:r w:rsidRPr="002505DE">
        <w:rPr>
          <w:rFonts w:eastAsia="Times New Roman"/>
          <w:color w:val="000000"/>
        </w:rPr>
        <w:t xml:space="preserve">were equipped with </w:t>
      </w:r>
      <w:commentRangeStart w:id="45"/>
      <w:r w:rsidRPr="002505DE">
        <w:rPr>
          <w:rFonts w:eastAsia="Times New Roman"/>
          <w:color w:val="000000"/>
        </w:rPr>
        <w:t xml:space="preserve">infrared trail counters </w:t>
      </w:r>
      <w:commentRangeEnd w:id="45"/>
      <w:r w:rsidR="00420F29">
        <w:rPr>
          <w:rStyle w:val="CommentReference"/>
        </w:rPr>
        <w:commentReference w:id="45"/>
      </w:r>
      <w:r w:rsidRPr="002505DE">
        <w:rPr>
          <w:rFonts w:eastAsia="Times New Roman"/>
          <w:color w:val="000000"/>
        </w:rPr>
        <w:t xml:space="preserve">from which human activity was estimated. </w:t>
      </w:r>
      <w:r w:rsidR="009B5806">
        <w:rPr>
          <w:rFonts w:eastAsia="Times New Roman"/>
          <w:color w:val="000000"/>
        </w:rPr>
        <w:t>A TRAFx trail counter (TRAFx Research Ltd., Canmore, Alberta, CA)</w:t>
      </w:r>
      <w:r w:rsidRPr="002505DE">
        <w:rPr>
          <w:rFonts w:eastAsia="Times New Roman"/>
          <w:color w:val="000000"/>
        </w:rPr>
        <w:t xml:space="preserve"> was placed on the actual trail while </w:t>
      </w:r>
      <w:r w:rsidR="009B5806">
        <w:rPr>
          <w:rFonts w:eastAsia="Times New Roman"/>
          <w:color w:val="000000"/>
        </w:rPr>
        <w:t>a TRAFx vehicle counter (TRAFx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6"/>
      <w:r w:rsidRPr="002505DE">
        <w:rPr>
          <w:rFonts w:eastAsia="Times New Roman"/>
          <w:color w:val="000000"/>
        </w:rPr>
        <w:t xml:space="preserve">accurate index of human activity </w:t>
      </w:r>
      <w:commentRangeEnd w:id="46"/>
      <w:r w:rsidR="003D259D">
        <w:rPr>
          <w:rStyle w:val="CommentReference"/>
        </w:rPr>
        <w:commentReference w:id="46"/>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“northness”, as deer may preferentially select warmer south-facing slopes in winter (Sawyer et al. 2006, Anderson et al. 2012, Coe et al. 2018).  Land cover classes were modeled using the most recent landcover data from the National Land Cover Database</w:t>
      </w:r>
      <w:ins w:id="47"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time_of_day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8"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49"/>
      <w:r w:rsidR="002505DE" w:rsidRPr="002505DE">
        <w:rPr>
          <w:rFonts w:eastAsia="Times New Roman"/>
          <w:color w:val="000000"/>
        </w:rPr>
        <w:t>alyzed deer habitat selection using integrated Step Selection Analysis (iSSA)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49"/>
      <w:r w:rsidR="00984EA3">
        <w:rPr>
          <w:rStyle w:val="CommentReference"/>
        </w:rPr>
        <w:commentReference w:id="49"/>
      </w:r>
      <w:r w:rsidR="002505DE" w:rsidRPr="002505DE">
        <w:rPr>
          <w:rFonts w:eastAsia="Times New Roman"/>
          <w:color w:val="000000"/>
        </w:rPr>
        <w:t xml:space="preserve">(Avgar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(Fieberg et al. 2021). Used steps were paired with 20 available steps in this analysis (Avgar et al. 2016, Fieberg et al. 2021). </w:t>
      </w:r>
      <w:r>
        <w:rPr>
          <w:rFonts w:eastAsia="Times New Roman"/>
          <w:color w:val="000000"/>
        </w:rPr>
        <w:t>We</w:t>
      </w:r>
      <w:r w:rsidR="002505DE" w:rsidRPr="002505DE">
        <w:rPr>
          <w:rFonts w:eastAsia="Times New Roman"/>
          <w:color w:val="000000"/>
        </w:rPr>
        <w:t xml:space="preserve"> fit a von Mises distribution to observed turn </w:t>
      </w:r>
      <w:r w:rsidR="002505DE" w:rsidRPr="002505DE">
        <w:rPr>
          <w:rFonts w:eastAsia="Times New Roman"/>
          <w:color w:val="000000"/>
        </w:rPr>
        <w:lastRenderedPageBreak/>
        <w:t xml:space="preserve">angles and a lognormal distribution to observed step lengths as a heavy tailed distribution better fit the probability of larger step </w:t>
      </w:r>
      <w:commentRangeStart w:id="50"/>
      <w:commentRangeStart w:id="51"/>
      <w:r w:rsidR="002505DE" w:rsidRPr="002505DE">
        <w:rPr>
          <w:rFonts w:eastAsia="Times New Roman"/>
          <w:color w:val="000000"/>
        </w:rPr>
        <w:t>lengths</w:t>
      </w:r>
      <w:commentRangeEnd w:id="50"/>
      <w:r>
        <w:rPr>
          <w:rStyle w:val="CommentReference"/>
        </w:rPr>
        <w:commentReference w:id="50"/>
      </w:r>
      <w:commentRangeEnd w:id="51"/>
      <w:r>
        <w:rPr>
          <w:rStyle w:val="CommentReference"/>
        </w:rPr>
        <w:commentReference w:id="51"/>
      </w:r>
      <w:r w:rsidR="002505DE" w:rsidRPr="002505DE">
        <w:rPr>
          <w:rFonts w:eastAsia="Times New Roman"/>
          <w:color w:val="000000"/>
        </w:rPr>
        <w:t xml:space="preserve">. </w:t>
      </w:r>
    </w:p>
    <w:p w14:paraId="370ABDB5" w14:textId="224A70C2"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2"/>
      <w:r w:rsidR="002505DE" w:rsidRPr="002505DE">
        <w:rPr>
          <w:rFonts w:eastAsia="Times New Roman"/>
          <w:color w:val="000000"/>
        </w:rPr>
        <w:t xml:space="preserve">a mixed Poisson regression </w:t>
      </w:r>
      <w:commentRangeEnd w:id="52"/>
      <w:r>
        <w:rPr>
          <w:rStyle w:val="CommentReference"/>
        </w:rPr>
        <w:commentReference w:id="52"/>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iSSA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glmmTMB (Brooks et al. 2017).</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(Fieberg et al. 2021)</w:t>
      </w:r>
      <w:r w:rsidR="002505DE" w:rsidRPr="002505DE">
        <w:rPr>
          <w:rFonts w:eastAsia="Times New Roman"/>
          <w:color w:val="000000"/>
        </w:rPr>
        <w:t>. </w:t>
      </w:r>
    </w:p>
    <w:p w14:paraId="0C46790C" w14:textId="0DF21189" w:rsidR="002505DE" w:rsidRPr="002505DE" w:rsidRDefault="002505DE" w:rsidP="00167887">
      <w:pPr>
        <w:spacing w:after="160" w:line="480" w:lineRule="auto"/>
        <w:ind w:right="-540"/>
        <w:rPr>
          <w:rFonts w:eastAsia="Times New Roman"/>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data subsetted by</w:t>
      </w:r>
      <w:r w:rsidRPr="002505DE">
        <w:rPr>
          <w:rFonts w:eastAsia="Times New Roman"/>
          <w:color w:val="000000"/>
        </w:rPr>
        <w:t xml:space="preserve"> night and </w:t>
      </w:r>
      <w:r w:rsidR="00444C4F">
        <w:rPr>
          <w:rFonts w:eastAsia="Times New Roman"/>
          <w:color w:val="000000"/>
        </w:rPr>
        <w:t>data subsetted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061ABCC2" w14:textId="20E37E24"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To compare and visualize deer movement patterns in relation to human activity between different time periods including crepuscular times, we used a linear mixed effects regression in R package nlme (Pinhiero and Bates 2023), with a log-transformed response variable of mean movement rate (meters/hour) over each time period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Models were checked for fit with residuals and qq plots and evaluated using Akaike Information Criterion (AICc) (Burnham and Anderson 2002).</w:t>
      </w:r>
    </w:p>
    <w:p w14:paraId="38DEA5CA" w14:textId="77777777" w:rsidR="000C68DC" w:rsidRPr="002505DE" w:rsidRDefault="000C68DC" w:rsidP="000C68DC">
      <w:pPr>
        <w:spacing w:after="160" w:line="480" w:lineRule="auto"/>
        <w:ind w:right="-540"/>
        <w:rPr>
          <w:rFonts w:eastAsia="Times New Roman"/>
        </w:rPr>
      </w:pPr>
      <w:r w:rsidRPr="002505DE">
        <w:rPr>
          <w:rFonts w:eastAsia="Times New Roman"/>
          <w:i/>
          <w:iCs/>
          <w:color w:val="000000"/>
        </w:rPr>
        <w:t xml:space="preserve">Covariates </w:t>
      </w:r>
      <w:r>
        <w:rPr>
          <w:rFonts w:eastAsia="Times New Roman"/>
          <w:i/>
          <w:iCs/>
          <w:color w:val="000000"/>
        </w:rPr>
        <w:t>–</w:t>
      </w:r>
      <w:r w:rsidRPr="002505DE">
        <w:rPr>
          <w:rFonts w:eastAsia="Times New Roman"/>
          <w:i/>
          <w:iCs/>
          <w:color w:val="000000"/>
        </w:rPr>
        <w:t xml:space="preserve"> </w:t>
      </w:r>
      <w:r>
        <w:rPr>
          <w:rFonts w:eastAsia="Times New Roman"/>
          <w:i/>
          <w:iCs/>
          <w:color w:val="000000"/>
        </w:rPr>
        <w:t>Camera Analysis</w:t>
      </w:r>
    </w:p>
    <w:p w14:paraId="2891E5C1" w14:textId="7A88D498" w:rsidR="000C68DC" w:rsidRPr="002505DE" w:rsidRDefault="000C68DC"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An estimate of slope at camera site and mean slope within 100 meters of camera site w</w:t>
      </w:r>
      <w:r w:rsidR="000E7884">
        <w:rPr>
          <w:rFonts w:eastAsia="Times New Roman"/>
          <w:color w:val="000000"/>
        </w:rPr>
        <w:t xml:space="preserve">ere </w:t>
      </w:r>
      <w:r w:rsidRPr="002505DE">
        <w:rPr>
          <w:rFonts w:eastAsia="Times New Roman"/>
          <w:color w:val="000000"/>
        </w:rPr>
        <w:t xml:space="preserve">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locations — </w:t>
      </w:r>
      <w:commentRangeStart w:id="53"/>
      <w:r w:rsidRPr="002505DE">
        <w:rPr>
          <w:rFonts w:eastAsia="Times New Roman"/>
          <w:color w:val="000000"/>
        </w:rPr>
        <w:t>100m, 250m, and 385m</w:t>
      </w:r>
      <w:commentRangeEnd w:id="53"/>
      <w:r>
        <w:rPr>
          <w:rStyle w:val="CommentReference"/>
        </w:rPr>
        <w:commentReference w:id="53"/>
      </w:r>
      <w:r w:rsidRPr="002505DE">
        <w:rPr>
          <w:rFonts w:eastAsia="Times New Roman"/>
          <w:color w:val="000000"/>
        </w:rPr>
        <w:t xml:space="preserve">. Distance to herbaceous cover, assumed to be a proxy for high quality forage for mule deer based on our habitat selection study, </w:t>
      </w:r>
      <w:r w:rsidRPr="002505DE">
        <w:rPr>
          <w:rFonts w:eastAsia="Times New Roman"/>
          <w:color w:val="000000"/>
        </w:rPr>
        <w:lastRenderedPageBreak/>
        <w:t>was also included as a variable. Trails in the study area were digitized and trail length was measured at the grid cell scale and within 100m of camera locations. All continuous variables were scaled and centered for analysis.</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5351DBD0" w:rsidR="002505DE" w:rsidRPr="002505DE" w:rsidRDefault="000101E4" w:rsidP="00167887">
      <w:pPr>
        <w:spacing w:before="120" w:line="480" w:lineRule="auto"/>
        <w:rPr>
          <w:rFonts w:eastAsia="Times New Roman"/>
        </w:rPr>
      </w:pPr>
      <w:r w:rsidRPr="002505DE">
        <w:rPr>
          <w:rFonts w:eastAsia="Times New Roman"/>
          <w:color w:val="000000"/>
        </w:rPr>
        <w:t>Time-to-event modeling (TTE) (Moeller et al. 2018</w:t>
      </w:r>
      <w:r>
        <w:rPr>
          <w:rFonts w:eastAsia="Times New Roman"/>
          <w:color w:val="000000"/>
        </w:rPr>
        <w:t xml:space="preserve">, </w:t>
      </w:r>
      <w:r w:rsidRPr="002505DE">
        <w:rPr>
          <w:rFonts w:eastAsia="Times New Roman"/>
          <w:color w:val="000000"/>
        </w:rPr>
        <w:t>Loonam et al. 2021)</w:t>
      </w:r>
      <w:r>
        <w:rPr>
          <w:rFonts w:eastAsia="Times New Roman"/>
          <w:color w:val="000000"/>
        </w:rPr>
        <w:t xml:space="preserve"> </w:t>
      </w:r>
      <w:r w:rsidR="002505DE" w:rsidRPr="002505DE">
        <w:rPr>
          <w:rFonts w:eastAsia="Times New Roman"/>
          <w:color w:val="000000"/>
        </w:rPr>
        <w:t>allows us to leverage movement data from mule deer telemetry, in combination with captures of our study species on trail cameras to estimate abundance</w:t>
      </w:r>
      <w:r>
        <w:rPr>
          <w:rFonts w:eastAsia="Times New Roman"/>
          <w:color w:val="000000"/>
        </w:rPr>
        <w:t xml:space="preserve"> </w:t>
      </w:r>
      <w:r w:rsidR="002505DE" w:rsidRPr="002505DE">
        <w:rPr>
          <w:rFonts w:eastAsia="Times New Roman"/>
          <w:color w:val="000000"/>
        </w:rPr>
        <w:t>(Moeller et al. 2018</w:t>
      </w:r>
      <w:r>
        <w:rPr>
          <w:rFonts w:eastAsia="Times New Roman"/>
          <w:color w:val="000000"/>
        </w:rPr>
        <w:t>, Loonam et al. 2021</w:t>
      </w:r>
      <w:r w:rsidR="002505DE" w:rsidRPr="002505DE">
        <w:rPr>
          <w:rFonts w:eastAsia="Times New Roman"/>
          <w:color w:val="000000"/>
        </w:rPr>
        <w:t>). TTE and similar statistical approaches (space-to-event, random encounter models) sample the landscape as opposed to modeling unmarked animals and therefore do not carry the same difficult assumptions as other models to estimate unmarked populations of animals (Loonam et al. 2021</w:t>
      </w:r>
      <w:r w:rsidR="0076619F">
        <w:rPr>
          <w:rFonts w:eastAsia="Times New Roman"/>
          <w:color w:val="000000"/>
        </w:rPr>
        <w:t>a</w:t>
      </w:r>
      <w:r w:rsidR="002505DE" w:rsidRPr="002505DE">
        <w:rPr>
          <w:rFonts w:eastAsia="Times New Roman"/>
          <w:color w:val="000000"/>
        </w:rPr>
        <w:t>, Moeller et al. 2022). More specifically, TTE models the distribution of animals in the collective viewshed of all the cameras as a Poisson distribution and utilizes the exponential distribution</w:t>
      </w:r>
      <w:r w:rsidR="00D41AAE">
        <w:rPr>
          <w:rFonts w:eastAsia="Times New Roman"/>
          <w:color w:val="000000"/>
        </w:rPr>
        <w:t xml:space="preserve"> to</w:t>
      </w:r>
      <w:r w:rsidR="002505DE" w:rsidRPr="002505DE">
        <w:rPr>
          <w:rFonts w:eastAsia="Times New Roman"/>
          <w:color w:val="000000"/>
        </w:rPr>
        <w:t xml:space="preserve"> represent the amount of time it takes for a Poisson distributed event to occur (Loonam et al. 2021</w:t>
      </w:r>
      <w:r w:rsidR="0076619F">
        <w:rPr>
          <w:rFonts w:eastAsia="Times New Roman"/>
          <w:color w:val="000000"/>
        </w:rPr>
        <w:t>a</w:t>
      </w:r>
      <w:r w:rsidR="002505DE" w:rsidRPr="002505DE">
        <w:rPr>
          <w:rFonts w:eastAsia="Times New Roman"/>
          <w:color w:val="000000"/>
        </w:rPr>
        <w:t>). Time-to-event models have been shown to have more precise estimates than space-to-event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w:t>
      </w:r>
      <w:r w:rsidRPr="002505DE">
        <w:rPr>
          <w:rFonts w:eastAsia="Times New Roman"/>
          <w:color w:val="000000"/>
        </w:rPr>
        <w:lastRenderedPageBreak/>
        <w:t xml:space="preserve">trivial, as movement rate measured in discrete time is dependent on sampling rate with coarse time scales under-estimating speed and very fine time scales over-estimating speed (Noonan et al. 2019, Poulin et al. 2021). </w:t>
      </w:r>
      <w:r w:rsidRPr="000101E4">
        <w:rPr>
          <w:rFonts w:eastAsia="Times New Roman"/>
          <w:color w:val="000000"/>
          <w:highlight w:val="yellow"/>
        </w:rPr>
        <w:t>Over- and underestimating speed has been shown to cause a linear bias in density estimates from TTE models (Loonam et al. 2021</w:t>
      </w:r>
      <w:r w:rsidR="0076619F" w:rsidRPr="000101E4">
        <w:rPr>
          <w:rFonts w:eastAsia="Times New Roman"/>
          <w:color w:val="000000"/>
          <w:highlight w:val="yellow"/>
        </w:rPr>
        <w:t>a</w:t>
      </w:r>
      <w:r w:rsidRPr="000101E4">
        <w:rPr>
          <w:rFonts w:eastAsia="Times New Roman"/>
          <w:color w:val="000000"/>
          <w:highlight w:val="yellow"/>
        </w:rPr>
        <w:t>, Santini et al. 2022). To solve this, we calculated speed using continuous time movement modeling which has shown to be robust to variable sampling rates (Noonan et al. 2019), while also calculating 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61486161" w:rsidR="002505DE" w:rsidRPr="002505DE" w:rsidRDefault="002505DE" w:rsidP="00167887">
      <w:pPr>
        <w:spacing w:before="120" w:line="480" w:lineRule="auto"/>
        <w:rPr>
          <w:rFonts w:eastAsia="Times New Roman"/>
        </w:rPr>
      </w:pPr>
      <w:r w:rsidRPr="002505DE">
        <w:rPr>
          <w:rFonts w:eastAsia="Times New Roman"/>
          <w:color w:val="000000"/>
        </w:rPr>
        <w:t xml:space="preserve">A time frame from April 14, 2022- May 15, 2022 was chosen for an overall density estimate for the study area. This timeframe was chosen to match the timing of our habitat selection study </w:t>
      </w:r>
      <w:r w:rsidR="000101E4">
        <w:rPr>
          <w:rFonts w:eastAsia="Times New Roman"/>
          <w:color w:val="000000"/>
        </w:rPr>
        <w:t>and deer habitation on our</w:t>
      </w:r>
      <w:r w:rsidRPr="002505DE">
        <w:rPr>
          <w:rFonts w:eastAsia="Times New Roman"/>
          <w:color w:val="000000"/>
        </w:rPr>
        <w:t xml:space="preserve"> winter range. To separately investigate heterogeneous density among cameras, the entire deployment period (April 2022-August 2022) was used to </w:t>
      </w:r>
      <w:r w:rsidRPr="002505DE">
        <w:rPr>
          <w:rFonts w:eastAsia="Times New Roman"/>
          <w:color w:val="000000"/>
        </w:rPr>
        <w:lastRenderedPageBreak/>
        <w:t xml:space="preserve">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w:t>
      </w:r>
      <w:r w:rsidRPr="000101E4">
        <w:rPr>
          <w:rFonts w:eastAsia="Times New Roman"/>
          <w:color w:val="000000"/>
          <w:highlight w:val="yellow"/>
          <w:rPrChange w:id="54" w:author="Wildey,Eli" w:date="2025-01-04T11:18:00Z">
            <w:rPr>
              <w:rFonts w:eastAsia="Times New Roman"/>
              <w:color w:val="000000"/>
            </w:rPr>
          </w:rPrChange>
        </w:rPr>
        <w:t>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w:t>
      </w:r>
      <w:r w:rsidRPr="002505DE">
        <w:rPr>
          <w:rFonts w:eastAsia="Times New Roman"/>
          <w:color w:val="000000"/>
        </w:rPr>
        <w:t>  Models were checked to ensure assumptions were met and evaluated using Akaike Information Criterion for small sample sizes (AICc)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iSSF </w:t>
      </w:r>
      <w:r w:rsidR="00193A49">
        <w:rPr>
          <w:rFonts w:eastAsia="Times New Roman"/>
          <w:b/>
          <w:bCs/>
          <w:color w:val="000000"/>
        </w:rPr>
        <w:t>m</w:t>
      </w:r>
      <w:r w:rsidRPr="00193A49">
        <w:rPr>
          <w:rFonts w:eastAsia="Times New Roman"/>
          <w:b/>
          <w:bCs/>
          <w:color w:val="000000"/>
        </w:rPr>
        <w:t>odel</w:t>
      </w:r>
    </w:p>
    <w:p w14:paraId="34FA2F3E" w14:textId="084EBB7A"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positive effect on selection in relation to shrub habitat. There is a weak, positive effect of forest </w:t>
      </w:r>
      <w:r w:rsidRPr="002505DE">
        <w:rPr>
          <w:rFonts w:eastAsia="Times New Roman"/>
          <w:color w:val="000000"/>
        </w:rPr>
        <w:lastRenderedPageBreak/>
        <w:t>habitat on selection. Lastly there is a strong, negative effect of distance to trail on selection implying selection for areas closer to trail.</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iSSF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forest land cover on selection (Figure 3). Suggesting a minor avoidance of herbaceous land cover 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iSSF </w:t>
      </w:r>
      <w:r w:rsidR="00193A49">
        <w:rPr>
          <w:rFonts w:eastAsia="Times New Roman"/>
          <w:b/>
          <w:bCs/>
          <w:color w:val="000000"/>
        </w:rPr>
        <w:t>m</w:t>
      </w:r>
      <w:r w:rsidRPr="00193A49">
        <w:rPr>
          <w:rFonts w:eastAsia="Times New Roman"/>
          <w:b/>
          <w:bCs/>
          <w:color w:val="000000"/>
        </w:rPr>
        <w:t>odel</w:t>
      </w:r>
    </w:p>
    <w:p w14:paraId="775CD1AA" w14:textId="6D49E4FE"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Similar to our </w:t>
      </w:r>
      <w:r w:rsidR="0015785E">
        <w:rPr>
          <w:rFonts w:eastAsia="Times New Roman"/>
          <w:color w:val="000000"/>
        </w:rPr>
        <w:t>d</w:t>
      </w:r>
      <w:r w:rsidRPr="002505DE">
        <w:rPr>
          <w:rFonts w:eastAsia="Times New Roman"/>
          <w:color w:val="000000"/>
        </w:rPr>
        <w:t xml:space="preserve">ay iSSF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human activity (Figure 5), </w:t>
      </w:r>
      <w:r w:rsidRPr="002505DE">
        <w:rPr>
          <w:rFonts w:eastAsia="Times New Roman"/>
          <w:color w:val="000000"/>
        </w:rPr>
        <w:lastRenderedPageBreak/>
        <w:t xml:space="preserve">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55"/>
      <w:r w:rsidRPr="002505DE">
        <w:rPr>
          <w:rFonts w:eastAsia="Times New Roman"/>
          <w:b/>
          <w:bCs/>
          <w:color w:val="000000"/>
        </w:rPr>
        <w:t>D</w:t>
      </w:r>
      <w:r w:rsidR="00AF4F8D">
        <w:rPr>
          <w:rFonts w:eastAsia="Times New Roman"/>
          <w:b/>
          <w:bCs/>
          <w:color w:val="000000"/>
        </w:rPr>
        <w:t>ISCUSSION</w:t>
      </w:r>
      <w:commentRangeEnd w:id="55"/>
      <w:r w:rsidR="003D259D">
        <w:rPr>
          <w:rStyle w:val="CommentReference"/>
        </w:rPr>
        <w:commentReference w:id="55"/>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5A8B88E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t>
      </w:r>
      <w:r w:rsidR="002F3F52">
        <w:rPr>
          <w:rFonts w:eastAsia="Times New Roman"/>
          <w:color w:val="000000"/>
        </w:rPr>
        <w:t>in times of greater</w:t>
      </w:r>
      <w:r w:rsidRPr="002505DE">
        <w:rPr>
          <w:rFonts w:eastAsia="Times New Roman"/>
          <w:color w:val="000000"/>
        </w:rPr>
        <w:t xml:space="preserve"> human activity, is indicative of areas where management</w:t>
      </w:r>
      <w:r w:rsidR="002F3F52">
        <w:rPr>
          <w:rFonts w:eastAsia="Times New Roman"/>
          <w:color w:val="000000"/>
        </w:rPr>
        <w:t xml:space="preserve"> of pinyon-juniper </w:t>
      </w:r>
      <w:r w:rsidR="002F3F52" w:rsidRPr="002505DE">
        <w:rPr>
          <w:rFonts w:eastAsia="Times New Roman"/>
          <w:color w:val="000000"/>
        </w:rPr>
        <w:t>forest</w:t>
      </w:r>
      <w:r w:rsidRPr="002505DE">
        <w:rPr>
          <w:rFonts w:eastAsia="Times New Roman"/>
          <w:color w:val="000000"/>
        </w:rPr>
        <w:t xml:space="preserve">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w:t>
      </w:r>
      <w:r w:rsidR="002F3F52">
        <w:rPr>
          <w:rFonts w:eastAsia="Times New Roman"/>
          <w:color w:val="000000"/>
        </w:rPr>
        <w:t>thinned,</w:t>
      </w:r>
      <w:r w:rsidRPr="002505DE">
        <w:rPr>
          <w:rFonts w:eastAsia="Times New Roman"/>
          <w:color w:val="000000"/>
        </w:rPr>
        <w:t>shrub habitat providing a greater abundance and diversity of browse for mule deer (Bombaci et al. 2016, Miller et al. 2019). Habitat management of winter range for mule deer may be rendered less effective with increasing human recreation</w:t>
      </w:r>
      <w:r w:rsidR="000F7F31">
        <w:rPr>
          <w:rFonts w:eastAsia="Times New Roman"/>
          <w:color w:val="000000"/>
        </w:rPr>
        <w:t>,</w:t>
      </w:r>
      <w:r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Pr="002505DE">
        <w:rPr>
          <w:rFonts w:eastAsia="Times New Roman"/>
          <w:color w:val="000000"/>
        </w:rPr>
        <w:t xml:space="preserve">habitat is removed and productive foraging habitat is perceived to be riskier. Thoughtful consideration of the goals of pinyon-juniper management may be needed to balance the needs of wildlife management along with other benefits of this practice </w:t>
      </w:r>
      <w:r w:rsidRPr="002505DE">
        <w:rPr>
          <w:rFonts w:eastAsia="Times New Roman"/>
          <w:color w:val="000000"/>
        </w:rPr>
        <w:lastRenderedPageBreak/>
        <w:t>(Miller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2A11D0FD" w14:textId="0E2F08AB" w:rsidR="000F7F31" w:rsidRDefault="002505DE" w:rsidP="00167887">
      <w:pPr>
        <w:spacing w:after="160" w:line="480" w:lineRule="auto"/>
        <w:ind w:right="-540"/>
        <w:rPr>
          <w:rFonts w:eastAsia="Times New Roman"/>
          <w:color w:val="000000"/>
        </w:rPr>
      </w:pPr>
      <w:r w:rsidRPr="002505DE">
        <w:rPr>
          <w:rFonts w:eastAsia="Times New Roman"/>
          <w:color w:val="000000"/>
        </w:rPr>
        <w:t xml:space="preserve">This change in habitat preference </w:t>
      </w:r>
      <w:r w:rsidR="002F3F52">
        <w:rPr>
          <w:rFonts w:eastAsia="Times New Roman"/>
          <w:color w:val="000000"/>
        </w:rPr>
        <w:t>due to</w:t>
      </w:r>
      <w:r w:rsidRPr="002505DE">
        <w:rPr>
          <w:rFonts w:eastAsia="Times New Roman"/>
          <w:color w:val="000000"/>
        </w:rPr>
        <w:t xml:space="preserve"> human </w:t>
      </w:r>
      <w:r w:rsidR="002F3F52">
        <w:rPr>
          <w:rFonts w:eastAsia="Times New Roman"/>
          <w:color w:val="000000"/>
        </w:rPr>
        <w:t>recreation</w:t>
      </w:r>
      <w:r w:rsidRPr="002505DE">
        <w:rPr>
          <w:rFonts w:eastAsia="Times New Roman"/>
          <w:color w:val="000000"/>
        </w:rPr>
        <w:t xml:space="preserve"> has also been observed in other wildlife species (Cristescu et al. 2013, Smith et al. 2019). Competing mesocarnivore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w:t>
      </w:r>
    </w:p>
    <w:p w14:paraId="3DCF0647" w14:textId="4A118658" w:rsidR="002505DE" w:rsidRPr="002505DE" w:rsidRDefault="002505DE" w:rsidP="00167887">
      <w:pPr>
        <w:spacing w:after="160" w:line="480" w:lineRule="auto"/>
        <w:ind w:right="-540"/>
        <w:rPr>
          <w:rFonts w:eastAsia="Times New Roman"/>
        </w:rPr>
      </w:pPr>
      <w:r w:rsidRPr="002505DE">
        <w:rPr>
          <w:rFonts w:eastAsia="Times New Roman"/>
          <w:color w:val="000000"/>
        </w:rPr>
        <w:t>Mule deer also show divergent responses to increasing human activity depending on the time of day. During the day, deer moved less in response to increasing human activity while at night they moved more. Changes to activity patterns of mule deer, and specifically reducing daytime activity, have been found in camera studies looking at deer response to human activity on trail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w:t>
      </w:r>
      <w:r w:rsidRPr="002505DE">
        <w:rPr>
          <w:rFonts w:eastAsia="Times New Roman"/>
          <w:color w:val="000000"/>
        </w:rPr>
        <w:lastRenderedPageBreak/>
        <w:t xml:space="preserve">suggested, as we found, that deer might be seeking different habitat in response to high human activity (Wisdom et al. 2004). </w:t>
      </w:r>
    </w:p>
    <w:p w14:paraId="4A30B260" w14:textId="633B3C9F" w:rsidR="002505DE" w:rsidRPr="002505DE" w:rsidRDefault="002505DE" w:rsidP="00167887">
      <w:pPr>
        <w:spacing w:after="160" w:line="480" w:lineRule="auto"/>
        <w:ind w:right="-540"/>
        <w:rPr>
          <w:rFonts w:eastAsia="Times New Roman"/>
        </w:rPr>
      </w:pPr>
      <w:r w:rsidRPr="002505DE">
        <w:rPr>
          <w:rFonts w:eastAsia="Times New Roman"/>
          <w:color w:val="000000"/>
        </w:rPr>
        <w:t>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trail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Pr="002505DE">
        <w:rPr>
          <w:rFonts w:eastAsia="Times New Roman"/>
          <w:color w:val="000000"/>
        </w:rPr>
        <w:t xml:space="preserve">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w:t>
      </w:r>
      <w:r w:rsidR="000F7F31">
        <w:rPr>
          <w:rFonts w:eastAsia="Times New Roman"/>
          <w:color w:val="000000"/>
        </w:rPr>
        <w:t>-associated land cover</w:t>
      </w:r>
      <w:r w:rsidRPr="002505DE">
        <w:rPr>
          <w:rFonts w:eastAsia="Times New Roman"/>
          <w:color w:val="000000"/>
        </w:rPr>
        <w:t xml:space="preserve">, such as developed </w:t>
      </w:r>
      <w:r w:rsidR="000F7F31">
        <w:rPr>
          <w:rFonts w:eastAsia="Times New Roman"/>
          <w:color w:val="000000"/>
        </w:rPr>
        <w:t>areas</w:t>
      </w:r>
      <w:r w:rsidRPr="002505DE">
        <w:rPr>
          <w:rFonts w:eastAsia="Times New Roman"/>
          <w:color w:val="000000"/>
        </w:rPr>
        <w:t>,</w:t>
      </w:r>
      <w:r w:rsidR="000F7F31">
        <w:rPr>
          <w:rFonts w:eastAsia="Times New Roman"/>
          <w:color w:val="000000"/>
        </w:rPr>
        <w:t xml:space="preserve"> and</w:t>
      </w:r>
      <w:r w:rsidRPr="002505DE">
        <w:rPr>
          <w:rFonts w:eastAsia="Times New Roman"/>
          <w:color w:val="000000"/>
        </w:rPr>
        <w:t xml:space="preserve"> actively managed and fallow agriculture fields. The trail network could in fact offer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be habituated to the repeated stimuli of recreation showing decreased responses in terms of avoidance, as ungulate populations in areas of high human presence have shown weaker flight responses (Stankowich 2008)</w:t>
      </w:r>
    </w:p>
    <w:p w14:paraId="4937EBE2" w14:textId="3BDB3793"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Potential foraging habitat, represented by wetland and herbaceous land cover, did have a positive effect on selection, with these land cover types creating a strong enough draw to overcome 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(Fieberg et al. 2021). In reality, herbaceous and wetland habitat is an order of magnitude rarer in availability than shrub or forest habitat. Selection does not indicate where an animal is likely to be found most of the time, but </w:t>
      </w:r>
      <w:r w:rsidR="00BA2F61">
        <w:rPr>
          <w:rFonts w:eastAsia="Times New Roman"/>
          <w:color w:val="000000"/>
        </w:rPr>
        <w:t>what is selected</w:t>
      </w:r>
      <w:r w:rsidRPr="002505DE">
        <w:rPr>
          <w:rFonts w:eastAsia="Times New Roman"/>
          <w:color w:val="000000"/>
        </w:rPr>
        <w:t xml:space="preserve"> for with all other variables held constant and different habitat being equally available (Fieberg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w:t>
      </w:r>
      <w:r w:rsidRPr="002505DE">
        <w:rPr>
          <w:rFonts w:eastAsia="Times New Roman"/>
          <w:color w:val="000000"/>
        </w:rPr>
        <w:lastRenderedPageBreak/>
        <w:t>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6C06F6C3" w:rsidR="0015785E" w:rsidRPr="00BA2F61" w:rsidRDefault="002505DE" w:rsidP="00167887">
      <w:pPr>
        <w:spacing w:after="160" w:line="480" w:lineRule="auto"/>
        <w:ind w:right="-540"/>
        <w:rPr>
          <w:rFonts w:eastAsia="Times New Roman"/>
        </w:rPr>
      </w:pPr>
      <w:r w:rsidRPr="002505DE">
        <w:rPr>
          <w:rFonts w:eastAsia="Times New Roman"/>
          <w:color w:val="000000"/>
        </w:rPr>
        <w:t>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 xml:space="preserve">Larson et al. 2016). Our research using both measures of human activity (trail counter data) and infrastructure data </w:t>
      </w:r>
      <w:r w:rsidRPr="002505DE">
        <w:rPr>
          <w:rFonts w:eastAsia="Times New Roman"/>
          <w:color w:val="000000"/>
        </w:rPr>
        <w:lastRenderedPageBreak/>
        <w:t>(distance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2C0BD77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w:t>
      </w:r>
      <w:r w:rsidRPr="002505DE">
        <w:rPr>
          <w:rFonts w:eastAsia="Times New Roman"/>
          <w:color w:val="000000"/>
        </w:rPr>
        <w:lastRenderedPageBreak/>
        <w:t>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trail, and natural predators. Loss of migratory movements can eliminate typical dual-range migrants or other variations in migration, decreasing diversity in migration behavior and limiting available strategies to adapt to a changing world (van de Kerk et al. 2021).</w:t>
      </w:r>
    </w:p>
    <w:p w14:paraId="1C25E2C3" w14:textId="7BD96353"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w:t>
      </w:r>
      <w:r w:rsidRPr="002505DE">
        <w:rPr>
          <w:rFonts w:eastAsia="Times New Roman"/>
          <w:color w:val="000000"/>
        </w:rPr>
        <w:lastRenderedPageBreak/>
        <w:t xml:space="preserve">impacts of human presence from individuals to populations of migratory deer increasingly constrained </w:t>
      </w:r>
      <w:r w:rsidR="00BA2F61">
        <w:rPr>
          <w:rFonts w:eastAsia="Times New Roman"/>
          <w:color w:val="000000"/>
        </w:rPr>
        <w:t xml:space="preserve">by human development </w:t>
      </w:r>
      <w:r w:rsidRPr="002505DE">
        <w:rPr>
          <w:rFonts w:eastAsia="Times New Roman"/>
          <w:color w:val="000000"/>
        </w:rPr>
        <w:t xml:space="preserve">on their winter range. </w:t>
      </w:r>
    </w:p>
    <w:p w14:paraId="74791C44" w14:textId="50C4459F" w:rsidR="002505DE" w:rsidRPr="002505DE" w:rsidRDefault="002505DE" w:rsidP="00167887">
      <w:pPr>
        <w:spacing w:after="160" w:line="480" w:lineRule="auto"/>
        <w:ind w:right="-540"/>
        <w:rPr>
          <w:rFonts w:eastAsia="Times New Roman"/>
        </w:rPr>
      </w:pPr>
      <w:r w:rsidRPr="002505DE">
        <w:rPr>
          <w:rFonts w:eastAsia="Times New Roman"/>
          <w:color w:val="000000"/>
        </w:rPr>
        <w:t>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4EEF5492"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(Hebblewhite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 xml:space="preserve">deer populations. A review of flight responses of ungulates found a robust yet weak effect of habituation at higher levels of recreation (Stankowich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w:t>
      </w:r>
      <w:r w:rsidRPr="002505DE">
        <w:rPr>
          <w:rFonts w:eastAsia="Times New Roman"/>
          <w:color w:val="000000"/>
          <w:shd w:val="clear" w:color="auto" w:fill="FFFFFF"/>
        </w:rPr>
        <w:t xml:space="preserve">Unlike energy development which experiences a predictable rise and fall of disturbance </w:t>
      </w:r>
      <w:r w:rsidRPr="002505DE">
        <w:rPr>
          <w:rFonts w:eastAsia="Times New Roman"/>
          <w:color w:val="000000"/>
          <w:shd w:val="clear" w:color="auto" w:fill="FFFFFF"/>
        </w:rPr>
        <w:lastRenderedPageBreak/>
        <w:t xml:space="preserve">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Off-trail recreation is also an unaccounted for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w:t>
      </w:r>
      <w:r w:rsidRPr="002505DE">
        <w:rPr>
          <w:rFonts w:eastAsia="Times New Roman"/>
          <w:color w:val="000000"/>
        </w:rPr>
        <w:lastRenderedPageBreak/>
        <w:t>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lastRenderedPageBreak/>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Thanks to S. Bundick, H. Westacott, R. Heule, F. Mack-Carlo, E. Landi, E. Norton, C. Weissburg, B. LaMont, D.McNitt,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Marzluff, E. Shulenberger, G. Bradley, C. Ryan, and C. Zumbrunnen. 2008. Integrating humans into ecology: Opportunities and challenges for studying urban ecosystems. </w:t>
      </w:r>
      <w:r>
        <w:rPr>
          <w:color w:val="000000"/>
        </w:rPr>
        <w:t>BioScience</w:t>
      </w:r>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unctional response to spatio-temporal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Pejchar.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 xml:space="preserve">rojections to 2060. In: Cordell, H. K. ed. 2012. Outdoor Recreation Trends and Futures: A technical document supporting the Forest Service 2010 Resources Planning Act Assessment. </w:t>
      </w:r>
      <w:r w:rsidRPr="00F87717">
        <w:rPr>
          <w:color w:val="1B1B1B"/>
          <w:shd w:val="clear" w:color="auto" w:fill="FFFFFF"/>
        </w:rPr>
        <w:lastRenderedPageBreak/>
        <w:t>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glmmTMB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Ciuti, S., J. M. Northrup, T. B. Muhly, S. Simi, M. Musiani,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r w:rsidR="00FA0AB3">
        <w:rPr>
          <w:rFonts w:eastAsia="Times New Roman"/>
          <w:color w:val="222222"/>
          <w:shd w:val="clear" w:color="auto" w:fill="FFFFFF"/>
        </w:rPr>
        <w:t>b</w:t>
      </w:r>
      <w:r w:rsidRPr="002505DE">
        <w:rPr>
          <w:rFonts w:eastAsia="Times New Roman"/>
          <w:color w:val="222222"/>
          <w:shd w:val="clear" w:color="auto" w:fill="FFFFFF"/>
        </w:rPr>
        <w:t xml:space="preserve">ehaviour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lastRenderedPageBreak/>
        <w:t xml:space="preserve">Coppes, J., J. Ehrlacher, D. Thiel, R. Suchant, and V. Braunisch.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Crawford, D. A., L. M. Conner, M. Clinchy, L. Y. Zanette, and M. J. Cherry. 2022. Prey tells, large herbivores fear the human ‘super predator.’ Oecologia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r w:rsidRPr="00724CD0">
        <w:rPr>
          <w:color w:val="000000"/>
        </w:rPr>
        <w:t>Darimont, C. T., C. H. Fox, H. M. Bryan, and T. E. Reimchen.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Dorresteijn, I., J. Schultner, D. G. Nimmo, J. Fischer, J. Hanspach,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Dzialak, M. R., S. M. Harju, R. G. Osborn, J. J. Wondzell,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Fieberg,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Hebblewhite,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Hebblewhite,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Kohl, M. T., T. K. Ruth, M. C. Metz, D. R. Stahler, D. W. Smith, P. J. White, and D. R. MacNulty.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Ladle, A., T. Avgar, M. Wheatley, G. B. Stenhouse, S. E. Nielsen, and M. S. Boyce. 2019. Grizzly bear response to spatio-temporal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Larson, C. L., S. E. Reed, A. M. Merenlender,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lastRenderedPageBreak/>
        <w:t>Larson, C. L., S. E. Reed, A. M. Merenlender,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Laundre,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Lesmerises,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r>
        <w:t>Mallord, J. W., P. M. Dolman, A. Brown, and W. J. Sutherland. 2007. Quantifying density dependence in a bird population using human disturbance. Oecologia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McGarigal,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Merrill, E., J. Killeen, J. Pettit, M. Trottier, H. Martin, J. Berg, H. Bohm, S. Eggeman, and M. Hebblewhite.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Moeller, A. K., and P. M. Lukacs. 2022. spaceNtime: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r>
        <w:rPr>
          <w:color w:val="222222"/>
          <w:shd w:val="clear" w:color="auto" w:fill="FFFFFF"/>
        </w:rPr>
        <w:t>E</w:t>
      </w:r>
      <w:r w:rsidRPr="00724CD0">
        <w:rPr>
          <w:color w:val="222222"/>
          <w:shd w:val="clear" w:color="auto" w:fill="FFFFFF"/>
        </w:rPr>
        <w:t>ltonian niche of humans. BioScience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Morin, D. J., J. Boulanger, R. Bischof, D. C. Lee, D. Ngoprasert, A. K. Fuller, B. McLellan, R. Steinmetz, S. Sharma, D. Garshelis,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Muhly, T. B., C. Semeniuk, A. Massolo, L. Hickman, and M. Musiani.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Noonan, M. J., C. H. Fleming, T. S. Akre, J. Drescher-Lehman, E. Gurarie,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nlme: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Price, M. V., E. H. Strombom,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Reed, S. E., and A. M. Merenlender.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Romme, W. H., C. D. Allen, J. D. Bailey, W. L. Baker, B. T. Bestelmeyer, P. M. Brown, K. S. Eisenhart, M. L. Floyd, D. W. Huffman, B. F. Jacobs, R. F. Miller, E. H. Muldavin,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Abolaffio, F. Ossi, B. Franzetti, F. Cagnacci,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Peckarsky,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Sévêque,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Signer J, Fieberg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lastRenderedPageBreak/>
        <w:t xml:space="preserve">Smith, B. J., </w:t>
      </w:r>
      <w:r w:rsidR="00B71A0C">
        <w:rPr>
          <w:rFonts w:eastAsia="Times New Roman"/>
          <w:color w:val="000000"/>
        </w:rPr>
        <w:t xml:space="preserve">D.R. </w:t>
      </w:r>
      <w:r w:rsidRPr="002505DE">
        <w:rPr>
          <w:rFonts w:eastAsia="Times New Roman"/>
          <w:color w:val="000000"/>
        </w:rPr>
        <w:t xml:space="preserve">MacNulty,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mesocarnivores.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Smith, J. A., E. Donadio, J. N. Pauli, M. J. Sheriff, and A. D. Middleton. 2019. Integrating temporal refugia into landscapes of fear: prey exploit predator downtimes to forage in risky places. Oecologia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Stankowich,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Stewart, K. M., R. T. Bowyer, B. L. Dick, B. K. Johnson, and J. G. Kie. 2005. Density-dependent effects on physical condition and reproduction in North American elk: An experimental test. Oecologia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lastRenderedPageBreak/>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Tablado,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Tucker, M. A., K. Böhning-</w:t>
      </w:r>
      <w:r>
        <w:rPr>
          <w:color w:val="212121"/>
        </w:rPr>
        <w:t>G</w:t>
      </w:r>
      <w:r w:rsidRPr="00724CD0">
        <w:rPr>
          <w:color w:val="212121"/>
        </w:rPr>
        <w:t>aese, W. F. Fagan, J. M. Fryxell, B. Van Moorter, S. C. Alberts, A. H. Ali, A. M. Allen, N. Attias, T. Avgar, H. Bartlam-brooks, B. Bayarbaatar, J. L. Belant, A. Bertassoni, D. Beyer, L. Bidner, F. M. Van Beest, S. Blake, N. Blaum, C. Bracis, D. Brown, P. J. N. De Bruyn, F. Cagnacci, D. Diefenbach, I. Douglas-</w:t>
      </w:r>
      <w:r>
        <w:rPr>
          <w:color w:val="212121"/>
        </w:rPr>
        <w:t>H</w:t>
      </w:r>
      <w:r w:rsidRPr="00724CD0">
        <w:rPr>
          <w:color w:val="212121"/>
        </w:rPr>
        <w:t xml:space="preserve">amilton, J. Fennessy, C. Fichtel, W. Fiedler, C. Fischer, I. Fischhoff, C. H. Fleming, A. T. Ford, S. A. Fritz, B. Gehr, J. R. Goheen, E. Gurarie, M. Hebblewhite, M. Heurich, A. J. M. Hewison, C. Hof, E. Hurme, L. A. Isbell, R. Janssen, F. Jeltsch, </w:t>
      </w:r>
      <w:r w:rsidRPr="00724CD0">
        <w:rPr>
          <w:color w:val="212121"/>
        </w:rPr>
        <w:lastRenderedPageBreak/>
        <w:t>P. Kaczensky, A. Kane, P. M. Kappeler, M. Kauffman, R. Kays, D. Kimuyu, F. Koch, B. Kranstauber, S. Lapoint, J. Mattisson, E. P. Medici, U. Mellone, E. Merrill, T. A. Morrison, S. L. Díaz-</w:t>
      </w:r>
      <w:r>
        <w:rPr>
          <w:color w:val="212121"/>
        </w:rPr>
        <w:t>M</w:t>
      </w:r>
      <w:r w:rsidRPr="00724CD0">
        <w:rPr>
          <w:color w:val="212121"/>
        </w:rPr>
        <w:t xml:space="preserve">uñoz, A. Mysterud, D. Nandintsetseg, R. Nathan, A. Niamir, J. Odden, R. B. O. Hara, L. G. R. Oliveira-santos, K. A. Olson, B. D. Patterson, R. C. De Paula, L. Pedrotti, B. Reineking, and M. Rimmler.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Verdolin,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Visscher, D. R., P. D. Walker, M. Flowers, C. Kemna, J. Pattison, and B. Kushnerick. 2023. Human impact on deer use is greater than predators and competitors in a multiuse recreation area. Animal Behaviour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Wilson, M. W., A. D. Ridlon, K. M. Gaynor, S. D. Gaines, A. C. Stier, and B. S. Halpern. 2020. Ecological impacts of human-induced animal behaviour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r w:rsidRPr="002505DE">
        <w:rPr>
          <w:rFonts w:eastAsia="Times New Roman"/>
          <w:color w:val="212121"/>
        </w:rPr>
        <w:t>Yovovich,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 xml:space="preserve">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w:t>
      </w:r>
      <w:r w:rsidRPr="008912BF">
        <w:rPr>
          <w:color w:val="000000"/>
        </w:rPr>
        <w:lastRenderedPageBreak/>
        <w:t>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 Wt</w:t>
            </w:r>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Cum. Wt</w:t>
            </w:r>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lastRenderedPageBreak/>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Cum. Wt</w:t>
            </w:r>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Cum. Wt</w:t>
            </w:r>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(AIC</w:t>
      </w:r>
      <w:r w:rsidR="003D062A">
        <w:rPr>
          <w:color w:val="000000"/>
          <w:vertAlign w:val="subscript"/>
        </w:rPr>
        <w:t>c</w:t>
      </w:r>
      <w:r w:rsidR="003D062A">
        <w:rPr>
          <w:color w:val="000000"/>
        </w:rPr>
        <w:t>). The total number of parameters is represented by K. The scale at which the covariate was assessed is in parantheses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 Wt</w:t>
            </w:r>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Cum. Wt</w:t>
            </w:r>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lastRenderedPageBreak/>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0"/>
      <w:footerReference w:type="default" r:id="rId21"/>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8"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19"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1"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2"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3"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5"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6"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7"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0"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1"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2"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3" w:author="Stenglein, Jennifer L - DNR" w:date="2024-09-09T10:05:00Z" w:initials="SJLD">
    <w:p w14:paraId="480FB388" w14:textId="77777777" w:rsidR="008A5359" w:rsidRDefault="008A5359" w:rsidP="000943B4">
      <w:pPr>
        <w:pStyle w:val="CommentText"/>
      </w:pPr>
      <w:r>
        <w:rPr>
          <w:rStyle w:val="CommentReference"/>
        </w:rPr>
        <w:annotationRef/>
      </w:r>
      <w:r>
        <w:t xml:space="preserve">Without a figure, this won't mean much to most readers.  </w:t>
      </w:r>
    </w:p>
  </w:comment>
  <w:comment w:id="34"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5"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6"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8"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7"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40" w:author="Stenglein, Jennifer L - DNR" w:date="2024-09-09T10:08:00Z" w:initials="SJLD">
    <w:p w14:paraId="2B8E8B15" w14:textId="77777777" w:rsidR="008A5359" w:rsidRDefault="008A5359" w:rsidP="000943B4">
      <w:pPr>
        <w:pStyle w:val="CommentText"/>
      </w:pPr>
      <w:r>
        <w:rPr>
          <w:rStyle w:val="CommentReference"/>
        </w:rPr>
        <w:annotationRef/>
      </w:r>
      <w:r>
        <w:t xml:space="preserve">What kind of cameras? What were the settings? Again, need more detail to make sure this is repeatable. </w:t>
      </w:r>
    </w:p>
  </w:comment>
  <w:comment w:id="39" w:author="Stenglein, Jennifer L - DNR" w:date="2024-09-06T14:39:00Z" w:initials="SJLD">
    <w:p w14:paraId="059123C4" w14:textId="108180E1" w:rsidR="005657AE" w:rsidRDefault="005657AE" w:rsidP="000943B4">
      <w:pPr>
        <w:pStyle w:val="CommentText"/>
      </w:pPr>
      <w:r>
        <w:rPr>
          <w:rStyle w:val="CommentReference"/>
        </w:rPr>
        <w:annotationRef/>
      </w:r>
      <w:r>
        <w:t>How big was the total area covered by cameras?</w:t>
      </w:r>
    </w:p>
  </w:comment>
  <w:comment w:id="41" w:author="Stenglein, Jennifer L - DNR" w:date="2024-09-09T10:09:00Z" w:initials="SJLD">
    <w:p w14:paraId="53BE6993" w14:textId="77777777" w:rsidR="008A5359" w:rsidRDefault="008A5359" w:rsidP="000943B4">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2" w:author="Stenglein, Jennifer L - DNR" w:date="2024-09-09T10:10:00Z" w:initials="SJLD">
    <w:p w14:paraId="5DCFA968" w14:textId="77777777" w:rsidR="008A5359" w:rsidRDefault="008A5359" w:rsidP="000943B4">
      <w:pPr>
        <w:pStyle w:val="CommentText"/>
      </w:pPr>
      <w:r>
        <w:rPr>
          <w:rStyle w:val="CommentReference"/>
        </w:rPr>
        <w:annotationRef/>
      </w:r>
      <w:r>
        <w:t>How often were they visited? Or if not, then what is written here is just fine</w:t>
      </w:r>
    </w:p>
  </w:comment>
  <w:comment w:id="44" w:author="Stenglein, Jennifer L - DNR" w:date="2024-09-09T10:13:00Z" w:initials="SJLD">
    <w:p w14:paraId="51C9B2E2" w14:textId="77777777" w:rsidR="00420F29" w:rsidRDefault="00420F29" w:rsidP="000943B4">
      <w:pPr>
        <w:pStyle w:val="CommentText"/>
      </w:pPr>
      <w:r>
        <w:rPr>
          <w:rStyle w:val="CommentReference"/>
        </w:rPr>
        <w:annotationRef/>
      </w:r>
      <w:r>
        <w:t>Definitely need this in the study area figure.</w:t>
      </w:r>
    </w:p>
  </w:comment>
  <w:comment w:id="45" w:author="Stenglein, Jennifer L - DNR" w:date="2024-09-09T10:13:00Z" w:initials="SJLD">
    <w:p w14:paraId="75CBEB5D" w14:textId="77777777" w:rsidR="00420F29" w:rsidRDefault="00420F29" w:rsidP="000943B4">
      <w:pPr>
        <w:pStyle w:val="CommentText"/>
      </w:pPr>
      <w:r>
        <w:rPr>
          <w:rStyle w:val="CommentReference"/>
        </w:rPr>
        <w:annotationRef/>
      </w:r>
      <w:r>
        <w:t>Need model, citation</w:t>
      </w:r>
    </w:p>
  </w:comment>
  <w:comment w:id="46" w:author="Stenglein, Jennifer L - DNR" w:date="2024-09-06T14:45:00Z" w:initials="SJLD">
    <w:p w14:paraId="2A141112" w14:textId="76389070" w:rsidR="003D259D" w:rsidRDefault="003D259D" w:rsidP="000943B4">
      <w:pPr>
        <w:pStyle w:val="CommentText"/>
      </w:pPr>
      <w:r>
        <w:rPr>
          <w:rStyle w:val="CommentReference"/>
        </w:rPr>
        <w:annotationRef/>
      </w:r>
      <w:r>
        <w:t>This isn't really an environmental covariate. Maybe change the heading to 'covariates'?</w:t>
      </w:r>
    </w:p>
  </w:comment>
  <w:comment w:id="49"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0"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51"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52"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53" w:author="Stenglein, Jennifer L - DNR" w:date="2024-09-09T10:18:00Z" w:initials="SJLD">
    <w:p w14:paraId="00BDFA9C" w14:textId="77777777" w:rsidR="000C68DC" w:rsidRDefault="000C68DC" w:rsidP="000C68DC">
      <w:pPr>
        <w:pStyle w:val="CommentText"/>
      </w:pPr>
      <w:r>
        <w:rPr>
          <w:rStyle w:val="CommentReference"/>
        </w:rPr>
        <w:annotationRef/>
      </w:r>
      <w:r>
        <w:t>Justification for these choices?</w:t>
      </w:r>
    </w:p>
  </w:comment>
  <w:comment w:id="55"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084AF906" w15:done="0"/>
  <w15:commentEx w15:paraId="2373DF31" w15:done="0"/>
  <w15:commentEx w15:paraId="0A43E172" w15:done="0"/>
  <w15:commentEx w15:paraId="781A9C25" w15:done="0"/>
  <w15:commentEx w15:paraId="00BDFA9C"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9E4" w16cex:dateUtc="2024-09-09T15:18: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00BDFA9C" w16cid:durableId="2A8949E4"/>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A0310" w14:textId="77777777" w:rsidR="008F6E46" w:rsidRDefault="008F6E46" w:rsidP="00724CD0">
      <w:r>
        <w:separator/>
      </w:r>
    </w:p>
  </w:endnote>
  <w:endnote w:type="continuationSeparator" w:id="0">
    <w:p w14:paraId="01127F11" w14:textId="77777777" w:rsidR="008F6E46" w:rsidRDefault="008F6E46"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8D02E" w14:textId="77777777" w:rsidR="008F6E46" w:rsidRDefault="008F6E46" w:rsidP="00724CD0">
      <w:r>
        <w:separator/>
      </w:r>
    </w:p>
  </w:footnote>
  <w:footnote w:type="continuationSeparator" w:id="0">
    <w:p w14:paraId="174F3A6A" w14:textId="77777777" w:rsidR="008F6E46" w:rsidRDefault="008F6E46"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878DB"/>
    <w:rsid w:val="000943B4"/>
    <w:rsid w:val="000C68DC"/>
    <w:rsid w:val="000C789E"/>
    <w:rsid w:val="000E7884"/>
    <w:rsid w:val="000E7FB9"/>
    <w:rsid w:val="000F7F31"/>
    <w:rsid w:val="00102F79"/>
    <w:rsid w:val="00107237"/>
    <w:rsid w:val="001308DB"/>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4394"/>
    <w:rsid w:val="00235144"/>
    <w:rsid w:val="00237C97"/>
    <w:rsid w:val="00240C19"/>
    <w:rsid w:val="002432FD"/>
    <w:rsid w:val="002505DE"/>
    <w:rsid w:val="0027197E"/>
    <w:rsid w:val="00272559"/>
    <w:rsid w:val="00277AA8"/>
    <w:rsid w:val="00280583"/>
    <w:rsid w:val="0028094E"/>
    <w:rsid w:val="0028706D"/>
    <w:rsid w:val="002872B6"/>
    <w:rsid w:val="002910B3"/>
    <w:rsid w:val="002A098B"/>
    <w:rsid w:val="002A46B8"/>
    <w:rsid w:val="002B4E0E"/>
    <w:rsid w:val="002D4154"/>
    <w:rsid w:val="002D4454"/>
    <w:rsid w:val="002D4925"/>
    <w:rsid w:val="002F3F52"/>
    <w:rsid w:val="003009B0"/>
    <w:rsid w:val="00361B9E"/>
    <w:rsid w:val="003671CC"/>
    <w:rsid w:val="0037572C"/>
    <w:rsid w:val="00380A80"/>
    <w:rsid w:val="00386E32"/>
    <w:rsid w:val="003A7454"/>
    <w:rsid w:val="003B4FA6"/>
    <w:rsid w:val="003D062A"/>
    <w:rsid w:val="003D0A8A"/>
    <w:rsid w:val="003D259D"/>
    <w:rsid w:val="004161ED"/>
    <w:rsid w:val="00420F29"/>
    <w:rsid w:val="00424A86"/>
    <w:rsid w:val="00442D51"/>
    <w:rsid w:val="00444C4F"/>
    <w:rsid w:val="00454E42"/>
    <w:rsid w:val="00456DA1"/>
    <w:rsid w:val="00467BF0"/>
    <w:rsid w:val="00487426"/>
    <w:rsid w:val="004C73A8"/>
    <w:rsid w:val="004C762F"/>
    <w:rsid w:val="004D19E7"/>
    <w:rsid w:val="004E65CE"/>
    <w:rsid w:val="005201A1"/>
    <w:rsid w:val="00560C59"/>
    <w:rsid w:val="005657AE"/>
    <w:rsid w:val="005A2B12"/>
    <w:rsid w:val="005A7780"/>
    <w:rsid w:val="005E48AF"/>
    <w:rsid w:val="006009CB"/>
    <w:rsid w:val="006212E3"/>
    <w:rsid w:val="00624F56"/>
    <w:rsid w:val="006341ED"/>
    <w:rsid w:val="00634A0C"/>
    <w:rsid w:val="006500AB"/>
    <w:rsid w:val="00652E3C"/>
    <w:rsid w:val="00692600"/>
    <w:rsid w:val="00695DD2"/>
    <w:rsid w:val="00696325"/>
    <w:rsid w:val="006A5001"/>
    <w:rsid w:val="006A5ABE"/>
    <w:rsid w:val="006C2DB2"/>
    <w:rsid w:val="006D2BE7"/>
    <w:rsid w:val="006D2EE2"/>
    <w:rsid w:val="006D3C47"/>
    <w:rsid w:val="006D402D"/>
    <w:rsid w:val="006D6868"/>
    <w:rsid w:val="006E44FF"/>
    <w:rsid w:val="006E4E78"/>
    <w:rsid w:val="006F3DC9"/>
    <w:rsid w:val="007037D1"/>
    <w:rsid w:val="00703C46"/>
    <w:rsid w:val="00707D9C"/>
    <w:rsid w:val="007107FC"/>
    <w:rsid w:val="007207E3"/>
    <w:rsid w:val="00724CD0"/>
    <w:rsid w:val="007361B9"/>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912BF"/>
    <w:rsid w:val="008934AC"/>
    <w:rsid w:val="008A2B1E"/>
    <w:rsid w:val="008A5359"/>
    <w:rsid w:val="008B2F47"/>
    <w:rsid w:val="008B7F59"/>
    <w:rsid w:val="008D0F3B"/>
    <w:rsid w:val="008D2F18"/>
    <w:rsid w:val="008E74B6"/>
    <w:rsid w:val="008E7EE0"/>
    <w:rsid w:val="008F6E46"/>
    <w:rsid w:val="00913410"/>
    <w:rsid w:val="00952E94"/>
    <w:rsid w:val="00954EFA"/>
    <w:rsid w:val="009673D4"/>
    <w:rsid w:val="00982AAC"/>
    <w:rsid w:val="00984EA3"/>
    <w:rsid w:val="00993FB1"/>
    <w:rsid w:val="0099675F"/>
    <w:rsid w:val="009971C6"/>
    <w:rsid w:val="00997BF1"/>
    <w:rsid w:val="009A0D5D"/>
    <w:rsid w:val="009B200F"/>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321"/>
    <w:rsid w:val="00A82932"/>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2F61"/>
    <w:rsid w:val="00BA3DFA"/>
    <w:rsid w:val="00BB6B13"/>
    <w:rsid w:val="00BC11EC"/>
    <w:rsid w:val="00BD541D"/>
    <w:rsid w:val="00BD6078"/>
    <w:rsid w:val="00BF16C4"/>
    <w:rsid w:val="00C02EEA"/>
    <w:rsid w:val="00C11074"/>
    <w:rsid w:val="00C2667E"/>
    <w:rsid w:val="00C34FE7"/>
    <w:rsid w:val="00C421F4"/>
    <w:rsid w:val="00C51359"/>
    <w:rsid w:val="00C7072E"/>
    <w:rsid w:val="00C748A2"/>
    <w:rsid w:val="00C75F45"/>
    <w:rsid w:val="00C7654D"/>
    <w:rsid w:val="00CA51E8"/>
    <w:rsid w:val="00CA539F"/>
    <w:rsid w:val="00CB59B8"/>
    <w:rsid w:val="00CC6588"/>
    <w:rsid w:val="00CC6683"/>
    <w:rsid w:val="00CD1658"/>
    <w:rsid w:val="00CD4F4B"/>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4D69"/>
    <w:rsid w:val="00DF07E3"/>
    <w:rsid w:val="00E11684"/>
    <w:rsid w:val="00E121B6"/>
    <w:rsid w:val="00E201A5"/>
    <w:rsid w:val="00E215B5"/>
    <w:rsid w:val="00E55F88"/>
    <w:rsid w:val="00E56B34"/>
    <w:rsid w:val="00E659F4"/>
    <w:rsid w:val="00E84E82"/>
    <w:rsid w:val="00E8731F"/>
    <w:rsid w:val="00EA3C60"/>
    <w:rsid w:val="00EC09A8"/>
    <w:rsid w:val="00ED00AF"/>
    <w:rsid w:val="00ED69EB"/>
    <w:rsid w:val="00ED7EB8"/>
    <w:rsid w:val="00EE5E2B"/>
    <w:rsid w:val="00EF12F1"/>
    <w:rsid w:val="00F13AB5"/>
    <w:rsid w:val="00F2327F"/>
    <w:rsid w:val="00F25B2D"/>
    <w:rsid w:val="00F34D19"/>
    <w:rsid w:val="00F4608E"/>
    <w:rsid w:val="00F71CDD"/>
    <w:rsid w:val="00F871B4"/>
    <w:rsid w:val="00F87717"/>
    <w:rsid w:val="00F96DD6"/>
    <w:rsid w:val="00FA0AB3"/>
    <w:rsid w:val="00FB1530"/>
    <w:rsid w:val="00FB1735"/>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83894</TotalTime>
  <Pages>58</Pages>
  <Words>11373</Words>
  <Characters>64828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76049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7</cp:revision>
  <cp:lastPrinted>2009-01-30T21:55:00Z</cp:lastPrinted>
  <dcterms:created xsi:type="dcterms:W3CDTF">2024-10-13T16:44:00Z</dcterms:created>
  <dcterms:modified xsi:type="dcterms:W3CDTF">2025-04-10T02:30:00Z</dcterms:modified>
</cp:coreProperties>
</file>