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3F0D206" w:rsidR="007037D1" w:rsidRPr="00ED00AF" w:rsidRDefault="00D832DD" w:rsidP="00234394">
      <w:pPr>
        <w:spacing w:line="480" w:lineRule="auto"/>
        <w:rPr>
          <w:b/>
          <w:lang w:eastAsia="ja-JP"/>
        </w:rPr>
      </w:pPr>
      <w:commentRangeStart w:id="0"/>
      <w:r w:rsidRPr="00ED00AF">
        <w:rPr>
          <w:b/>
          <w:lang w:eastAsia="ja-JP"/>
        </w:rPr>
        <w:t xml:space="preserve">Near and </w:t>
      </w:r>
      <w:proofErr w:type="spellStart"/>
      <w:r w:rsidRPr="00ED00AF">
        <w:rPr>
          <w:b/>
          <w:lang w:eastAsia="ja-JP"/>
        </w:rPr>
        <w:t>Deer</w:t>
      </w:r>
      <w:proofErr w:type="spellEnd"/>
      <w:r w:rsidRPr="00ED00AF">
        <w:rPr>
          <w:b/>
          <w:lang w:eastAsia="ja-JP"/>
        </w:rPr>
        <w:t>: Individual and Population Responses of Mule Deer to Human Recreation</w:t>
      </w:r>
      <w:commentRangeEnd w:id="0"/>
      <w:r w:rsidR="00CC6588">
        <w:rPr>
          <w:rStyle w:val="CommentReference"/>
        </w:rPr>
        <w:commentReference w:id="0"/>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12"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1" w:author="Stenglein, Jennifer L - DNR" w:date="2024-09-09T07:35:00Z">
        <w:r w:rsidR="0021471F">
          <w:t xml:space="preserve"> of wildlife</w:t>
        </w:r>
      </w:ins>
      <w:r w:rsidR="00361B9E">
        <w:t xml:space="preserve"> have been observed across taxa but linking these changes in </w:t>
      </w:r>
      <w:ins w:id="2" w:author="Stenglein, Jennifer L - DNR" w:date="2024-09-09T07:35:00Z">
        <w:r w:rsidR="0021471F">
          <w:t xml:space="preserve">individual </w:t>
        </w:r>
      </w:ins>
      <w:r w:rsidR="00361B9E">
        <w:t xml:space="preserve">behavior to </w:t>
      </w:r>
      <w:del w:id="3" w:author="Stenglein, Jennifer L - DNR" w:date="2024-09-09T07:35:00Z">
        <w:r w:rsidR="00361B9E" w:rsidDel="0021471F">
          <w:delText xml:space="preserve">changes at the </w:delText>
        </w:r>
      </w:del>
      <w:r w:rsidR="00361B9E">
        <w:t xml:space="preserve">population-level </w:t>
      </w:r>
      <w:ins w:id="4"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5" w:author="Stenglein, Jennifer L - DNR" w:date="2024-09-09T07:56:00Z">
        <w:r w:rsidR="009D5062">
          <w:t>an integrated step selection analysis (</w:t>
        </w:r>
        <w:proofErr w:type="spellStart"/>
        <w:r w:rsidR="009D5062">
          <w:t>iSSA</w:t>
        </w:r>
        <w:proofErr w:type="spellEnd"/>
        <w:r w:rsidR="009D5062">
          <w:t xml:space="preserve">) of </w:t>
        </w:r>
      </w:ins>
      <w:r w:rsidR="00361B9E">
        <w:t>the habitat selection exhibited by ten mule deer (</w:t>
      </w:r>
      <w:r w:rsidR="00361B9E" w:rsidRPr="00F565B5">
        <w:rPr>
          <w:i/>
          <w:iCs/>
        </w:rPr>
        <w:t>Odocoileus hemionus</w:t>
      </w:r>
      <w:r w:rsidR="00361B9E">
        <w:t xml:space="preserve">) in response to </w:t>
      </w:r>
      <w:del w:id="6" w:author="Stenglein, Jennifer L - DNR" w:date="2024-09-09T07:37:00Z">
        <w:r w:rsidR="00361B9E" w:rsidDel="0021471F">
          <w:delText xml:space="preserve">habitat </w:delText>
        </w:r>
      </w:del>
      <w:ins w:id="7" w:author="Stenglein, Jennifer L - DNR" w:date="2024-09-09T07:37:00Z">
        <w:r w:rsidR="0021471F">
          <w:t xml:space="preserve">environmental </w:t>
        </w:r>
      </w:ins>
      <w:r w:rsidR="00361B9E">
        <w:t xml:space="preserve">and human factors and the possible </w:t>
      </w:r>
      <w:del w:id="8" w:author="Stenglein, Jennifer L - DNR" w:date="2024-09-09T07:37:00Z">
        <w:r w:rsidR="00361B9E" w:rsidDel="0021471F">
          <w:lastRenderedPageBreak/>
          <w:delText xml:space="preserve">influences </w:delText>
        </w:r>
      </w:del>
      <w:ins w:id="9" w:author="Stenglein, Jennifer L - DNR" w:date="2024-09-09T07:37:00Z">
        <w:r w:rsidR="0021471F">
          <w:t xml:space="preserve">impact </w:t>
        </w:r>
      </w:ins>
      <w:r w:rsidR="00361B9E">
        <w:t xml:space="preserve">on </w:t>
      </w:r>
      <w:ins w:id="10" w:author="Stenglein, Jennifer L - DNR" w:date="2024-09-09T07:37:00Z">
        <w:r w:rsidR="0021471F">
          <w:t xml:space="preserve">population </w:t>
        </w:r>
      </w:ins>
      <w:r w:rsidR="00361B9E">
        <w:t xml:space="preserve">density. </w:t>
      </w:r>
      <w:del w:id="11" w:author="Stenglein, Jennifer L - DNR" w:date="2024-09-09T07:58:00Z">
        <w:r w:rsidR="00361B9E" w:rsidDel="009D5062">
          <w:delText xml:space="preserve">Mule deer abundance </w:delText>
        </w:r>
        <w:commentRangeStart w:id="12"/>
        <w:r w:rsidR="00361B9E" w:rsidDel="009D5062">
          <w:delText xml:space="preserve">is </w:delText>
        </w:r>
        <w:commentRangeEnd w:id="12"/>
        <w:r w:rsidR="0021471F" w:rsidDel="009D5062">
          <w:rPr>
            <w:rStyle w:val="CommentReference"/>
          </w:rPr>
          <w:commentReference w:id="12"/>
        </w:r>
        <w:r w:rsidR="00361B9E" w:rsidDel="009D5062">
          <w:delText xml:space="preserve">generally declining 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3" w:author="Stenglein, Jennifer L - DNR" w:date="2024-09-09T07:40:00Z">
        <w:r w:rsidR="00361B9E" w:rsidDel="0021471F">
          <w:delText xml:space="preserve">on </w:delText>
        </w:r>
      </w:del>
      <w:ins w:id="14" w:author="Stenglein, Jennifer L - DNR" w:date="2024-09-09T07:40:00Z">
        <w:r w:rsidR="0021471F">
          <w:t xml:space="preserve">in </w:t>
        </w:r>
      </w:ins>
      <w:r w:rsidR="00361B9E">
        <w:t xml:space="preserve">our study area </w:t>
      </w:r>
      <w:del w:id="15" w:author="Stenglein, Jennifer L - DNR" w:date="2024-09-09T07:39:00Z">
        <w:r w:rsidR="00361B9E" w:rsidDel="0021471F">
          <w:delText xml:space="preserve">show </w:delText>
        </w:r>
      </w:del>
      <w:ins w:id="16" w:author="Stenglein, Jennifer L - DNR" w:date="2024-09-09T07:39:00Z">
        <w:r w:rsidR="0021471F">
          <w:t xml:space="preserve">had </w:t>
        </w:r>
      </w:ins>
      <w:r w:rsidR="00361B9E">
        <w:t>differential habitat use and movement characteristics with time of day</w:t>
      </w:r>
      <w:del w:id="17" w:author="Stenglein, Jennifer L - DNR" w:date="2024-09-09T07:57:00Z">
        <w:r w:rsidR="00361B9E" w:rsidDel="009D5062">
          <w:delText>,</w:delText>
        </w:r>
      </w:del>
      <w:r w:rsidR="00361B9E">
        <w:t xml:space="preserve"> and intensity of human disturbance. </w:t>
      </w:r>
      <w:del w:id="18"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9"/>
      <w:r w:rsidR="00361B9E">
        <w:t xml:space="preserve">different movement responses </w:t>
      </w:r>
      <w:commentRangeEnd w:id="19"/>
      <w:r w:rsidR="009D5062">
        <w:rPr>
          <w:rStyle w:val="CommentReference"/>
        </w:rPr>
        <w:commentReference w:id="19"/>
      </w:r>
      <w:r w:rsidR="00361B9E">
        <w:t xml:space="preserve">with increasing human presence depending on the time of day. </w:t>
      </w:r>
      <w:commentRangeStart w:id="20"/>
      <w:r w:rsidR="00361B9E">
        <w:t>Changes to habitat selection</w:t>
      </w:r>
      <w:del w:id="21"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20"/>
      <w:r w:rsidR="009D5062">
        <w:rPr>
          <w:rStyle w:val="CommentReference"/>
        </w:rPr>
        <w:commentReference w:id="20"/>
      </w:r>
      <w:r w:rsidR="00361B9E">
        <w:t xml:space="preserve">. Pairing </w:t>
      </w:r>
      <w:commentRangeStart w:id="22"/>
      <w:r w:rsidR="00361B9E">
        <w:t xml:space="preserve">our </w:t>
      </w:r>
      <w:commentRangeEnd w:id="22"/>
      <w:r w:rsidR="009D5062">
        <w:rPr>
          <w:rStyle w:val="CommentReference"/>
        </w:rPr>
        <w:commentReference w:id="22"/>
      </w:r>
      <w:r w:rsidR="00361B9E">
        <w:t xml:space="preserve">movement data with camera data, we found evidence for a low density of mule deer on our winter range compared to winter ranges across Colorado possibly caused by human recreation. </w:t>
      </w:r>
      <w:commentRangeStart w:id="23"/>
      <w:r w:rsidR="00361B9E">
        <w:t>Low densities of mule deer has implications for the role density-dependent effects play in modifying the impact of recreation</w:t>
      </w:r>
      <w:commentRangeEnd w:id="23"/>
      <w:r w:rsidR="009D5062">
        <w:rPr>
          <w:rStyle w:val="CommentReference"/>
        </w:rPr>
        <w:commentReference w:id="23"/>
      </w:r>
      <w:r w:rsidR="00361B9E">
        <w:t xml:space="preserve">. </w:t>
      </w:r>
      <w:commentRangeStart w:id="24"/>
      <w:r w:rsidR="00361B9E">
        <w:t>Our study provides critical information on the role human recreation plays in modifying the effectiveness of habitat management on deer winter ranges and possible scenarios this may scale up to impact mule deer populations.</w:t>
      </w:r>
      <w:commentRangeEnd w:id="24"/>
      <w:r w:rsidR="009D5062">
        <w:rPr>
          <w:rStyle w:val="CommentReference"/>
        </w:rPr>
        <w:commentReference w:id="24"/>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5"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2FFAC151" w:rsidR="00783B17" w:rsidRDefault="00783B17" w:rsidP="00783B17">
      <w:pPr>
        <w:spacing w:line="480" w:lineRule="auto"/>
        <w:rPr>
          <w:color w:val="000000"/>
        </w:rPr>
      </w:pPr>
      <w:commentRangeStart w:id="26"/>
      <w:r w:rsidRPr="00724CD0">
        <w:rPr>
          <w:color w:val="000000"/>
        </w:rPr>
        <w:t xml:space="preserve">Humans </w:t>
      </w:r>
      <w:commentRangeEnd w:id="26"/>
      <w:r w:rsidR="00DC784A">
        <w:rPr>
          <w:rStyle w:val="CommentReference"/>
        </w:rPr>
        <w:commentReference w:id="26"/>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These effects are felt even when our activities are not actually 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Importantly, these impacts transcend individuals to influence populations, and communities (Larson et al. 2016). Uncovering how impacts at these hierarchical levels are related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1B45866F"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 xml:space="preserve">Recent review have identified a need to more accurately measure the magnitude of recreation </w:t>
      </w:r>
      <w:commentRangeStart w:id="27"/>
      <w:commentRangeStart w:id="28"/>
      <w:r>
        <w:rPr>
          <w:color w:val="000000"/>
        </w:rPr>
        <w:t xml:space="preserve">in part </w:t>
      </w:r>
      <w:commentRangeEnd w:id="27"/>
      <w:r>
        <w:rPr>
          <w:rStyle w:val="CommentReference"/>
          <w:rFonts w:eastAsia="MS Mincho"/>
        </w:rPr>
        <w:commentReference w:id="27"/>
      </w:r>
      <w:commentRangeEnd w:id="28"/>
      <w:r>
        <w:rPr>
          <w:rStyle w:val="CommentReference"/>
          <w:rFonts w:eastAsia="MS Mincho"/>
        </w:rPr>
        <w:commentReference w:id="28"/>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2819BF1A" w14:textId="366DCADB" w:rsidR="00783B17" w:rsidRPr="00724CD0" w:rsidRDefault="001675D8" w:rsidP="009971C6">
      <w:pPr>
        <w:pStyle w:val="NormalWeb"/>
        <w:spacing w:before="0" w:beforeAutospacing="0" w:after="160" w:afterAutospacing="0" w:line="480" w:lineRule="auto"/>
        <w:ind w:right="-540"/>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habitat quality and density dependence can alleviate or aggravate expected effects (</w:t>
      </w:r>
      <w:proofErr w:type="spellStart"/>
      <w:r w:rsidR="00783B17" w:rsidRPr="00724CD0">
        <w:rPr>
          <w:color w:val="000000"/>
        </w:rPr>
        <w:t>Tablado</w:t>
      </w:r>
      <w:proofErr w:type="spellEnd"/>
      <w:r w:rsidR="00783B17" w:rsidRPr="00724CD0">
        <w:rPr>
          <w:color w:val="000000"/>
        </w:rPr>
        <w:t xml:space="preserve"> and Jenni 2017). For instance, better habitat quality could allow for the compensation of energetic losses at the individual-level through more nutritious and abundant forage. Density-dependence theory predicts populations well below carrying capacity experience less competition for forage and are in better body condition, potentially mitigating the negative impacts of recreation at the individual level (Stewart et al. 2005, Bowyer et al. 2014).</w:t>
      </w:r>
    </w:p>
    <w:p w14:paraId="670C3207" w14:textId="7F5B9391"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Mule deer populations have experienced a general decline across their range, and populations have previously fluctuated unpredictably (Unsworth et al. 1999). In Colorado, research supports the idea that winter habitat is limiting mule deer populations (</w:t>
      </w:r>
      <w:r w:rsidR="0015785E" w:rsidRPr="002505DE">
        <w:rPr>
          <w:rFonts w:eastAsia="Times New Roman"/>
          <w:color w:val="000000"/>
        </w:rPr>
        <w:t>Bishop et al. 2009</w:t>
      </w:r>
      <w:r w:rsidR="0015785E">
        <w:rPr>
          <w:rFonts w:eastAsia="Times New Roman"/>
          <w:color w:val="000000"/>
        </w:rPr>
        <w:t xml:space="preserve">, </w:t>
      </w:r>
      <w:r w:rsidRPr="002505DE">
        <w:rPr>
          <w:rFonts w:eastAsia="Times New Roman"/>
          <w:color w:val="000000"/>
        </w:rPr>
        <w:t>Bergman et al. 2015). Snow and climate at high elevation constrains available habitat forcing migration to winter ranges where snow depths can increase movement costs and obscure nutritionally limited forage</w:t>
      </w:r>
      <w:r w:rsidR="006009CB">
        <w:rPr>
          <w:rFonts w:eastAsia="Times New Roman"/>
          <w:color w:val="000000"/>
        </w:rPr>
        <w:t xml:space="preserve"> </w:t>
      </w:r>
      <w:r w:rsidRPr="002505DE">
        <w:rPr>
          <w:rFonts w:eastAsia="Times New Roman"/>
          <w:color w:val="000000"/>
        </w:rPr>
        <w:t>(Northrup et al. 2021).</w:t>
      </w:r>
      <w:r w:rsidR="006D6868">
        <w:rPr>
          <w:rFonts w:eastAsia="Times New Roman"/>
          <w:color w:val="000000"/>
        </w:rPr>
        <w:t xml:space="preserve"> W</w:t>
      </w:r>
      <w:r w:rsidR="006D6868" w:rsidRPr="002505DE">
        <w:rPr>
          <w:rFonts w:eastAsia="Times New Roman"/>
          <w:color w:val="000000"/>
        </w:rPr>
        <w:t xml:space="preserve">inter range is under </w:t>
      </w:r>
      <w:r w:rsidR="006D6868">
        <w:rPr>
          <w:rFonts w:eastAsia="Times New Roman"/>
          <w:color w:val="000000"/>
        </w:rPr>
        <w:t>additional</w:t>
      </w:r>
      <w:r w:rsidR="006D6868" w:rsidRPr="002505DE">
        <w:rPr>
          <w:rFonts w:eastAsia="Times New Roman"/>
          <w:color w:val="000000"/>
        </w:rPr>
        <w:t xml:space="preserve"> threat </w:t>
      </w:r>
      <w:r w:rsidR="006D6868">
        <w:rPr>
          <w:rFonts w:eastAsia="Times New Roman"/>
          <w:color w:val="000000"/>
        </w:rPr>
        <w:t xml:space="preserve">from </w:t>
      </w:r>
      <w:r w:rsidR="006D6868" w:rsidRPr="002505DE">
        <w:rPr>
          <w:rFonts w:eastAsia="Times New Roman"/>
          <w:color w:val="000000"/>
        </w:rPr>
        <w:t xml:space="preserve">human development, </w:t>
      </w:r>
      <w:r w:rsidR="006009CB">
        <w:rPr>
          <w:rFonts w:eastAsia="Times New Roman"/>
          <w:color w:val="000000"/>
        </w:rPr>
        <w:t>as</w:t>
      </w:r>
      <w:r w:rsidR="006D6868" w:rsidRPr="002505DE">
        <w:rPr>
          <w:rFonts w:eastAsia="Times New Roman"/>
          <w:color w:val="000000"/>
        </w:rPr>
        <w:t xml:space="preserve"> humans often </w:t>
      </w:r>
      <w:proofErr w:type="gramStart"/>
      <w:r w:rsidR="006D6868" w:rsidRPr="002505DE">
        <w:rPr>
          <w:rFonts w:eastAsia="Times New Roman"/>
          <w:color w:val="000000"/>
        </w:rPr>
        <w:t>seeking</w:t>
      </w:r>
      <w:proofErr w:type="gramEnd"/>
      <w:r w:rsidR="006D6868" w:rsidRPr="002505DE">
        <w:rPr>
          <w:rFonts w:eastAsia="Times New Roman"/>
          <w:color w:val="000000"/>
        </w:rPr>
        <w:t xml:space="preserve"> similar biophysical traits in habitat to wildlife (Leu et al. 2008</w:t>
      </w:r>
      <w:r w:rsidR="006D6868">
        <w:rPr>
          <w:rFonts w:eastAsia="Times New Roman"/>
          <w:color w:val="000000"/>
        </w:rPr>
        <w:t xml:space="preserve">, </w:t>
      </w:r>
      <w:r w:rsidR="006D6868" w:rsidRPr="002505DE">
        <w:rPr>
          <w:rFonts w:eastAsia="Times New Roman"/>
          <w:color w:val="000000"/>
        </w:rPr>
        <w:t>Johnson et al. 2017). Mule deer winter range in Colorado has experienced greater residential and energy development than summer range</w:t>
      </w:r>
      <w:r w:rsidR="006D6868">
        <w:rPr>
          <w:rFonts w:eastAsia="Times New Roman"/>
          <w:color w:val="000000"/>
        </w:rPr>
        <w:t xml:space="preserve"> correlating with declines in recruitment</w:t>
      </w:r>
      <w:r w:rsidR="006D6868" w:rsidRPr="002505DE">
        <w:rPr>
          <w:rFonts w:eastAsia="Times New Roman"/>
          <w:color w:val="000000"/>
        </w:rPr>
        <w:t xml:space="preserve"> (Farnsworth et al. 2005)</w:t>
      </w:r>
      <w:r w:rsidR="006D6868">
        <w:rPr>
          <w:rFonts w:eastAsia="Times New Roman"/>
          <w:color w:val="000000"/>
        </w:rPr>
        <w:t>.</w:t>
      </w:r>
      <w:r w:rsidR="006D6868" w:rsidRPr="002505DE">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Pr="002505DE">
        <w:rPr>
          <w:rFonts w:eastAsia="Times New Roman"/>
          <w:color w:val="000000"/>
        </w:rPr>
        <w:t xml:space="preserve"> thinning of pinyon-juniper forest </w:t>
      </w:r>
      <w:r w:rsidR="004E65CE">
        <w:rPr>
          <w:rFonts w:eastAsia="Times New Roman"/>
          <w:color w:val="000000"/>
        </w:rPr>
        <w:t xml:space="preserve">intended to </w:t>
      </w:r>
      <w:proofErr w:type="spellStart"/>
      <w:r w:rsidR="006D6868">
        <w:rPr>
          <w:rFonts w:eastAsia="Times New Roman"/>
          <w:color w:val="000000"/>
        </w:rPr>
        <w:t>improve</w:t>
      </w:r>
      <w:r w:rsidR="004E65CE">
        <w:rPr>
          <w:rFonts w:eastAsia="Times New Roman"/>
          <w:color w:val="000000"/>
        </w:rPr>
        <w:t>winter</w:t>
      </w:r>
      <w:proofErr w:type="spellEnd"/>
      <w:r w:rsidR="004E65CE">
        <w:rPr>
          <w:rFonts w:eastAsia="Times New Roman"/>
          <w:color w:val="000000"/>
        </w:rPr>
        <w:t xml:space="preserve"> forage (Bombaci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Pr="002505DE">
        <w:rPr>
          <w:rFonts w:eastAsia="Times New Roman"/>
          <w:color w:val="000000"/>
        </w:rPr>
        <w:t xml:space="preserve">hese efforts have been shown to </w:t>
      </w:r>
      <w:r w:rsidR="006D6868">
        <w:rPr>
          <w:rFonts w:eastAsia="Times New Roman"/>
          <w:color w:val="000000"/>
        </w:rPr>
        <w:t xml:space="preserve">increase </w:t>
      </w:r>
      <w:r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density was not </w:t>
      </w:r>
      <w:r w:rsidR="006D6868">
        <w:rPr>
          <w:rFonts w:eastAsia="Times New Roman"/>
          <w:color w:val="000000"/>
        </w:rPr>
        <w:t>observed</w:t>
      </w:r>
      <w:r w:rsidRPr="002505DE">
        <w:rPr>
          <w:rFonts w:eastAsia="Times New Roman"/>
          <w:color w:val="000000"/>
        </w:rPr>
        <w:t xml:space="preserve"> (</w:t>
      </w:r>
      <w:r w:rsidR="00692600">
        <w:rPr>
          <w:rFonts w:eastAsia="Times New Roman"/>
          <w:color w:val="000000"/>
        </w:rPr>
        <w:t xml:space="preserve">Bishop et al. 2009, </w:t>
      </w:r>
      <w:r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Pr="002505DE">
        <w:rPr>
          <w:rFonts w:eastAsia="Times New Roman"/>
          <w:color w:val="000000"/>
        </w:rPr>
        <w:t xml:space="preserve">). </w:t>
      </w:r>
      <w:r w:rsidR="006009CB" w:rsidRPr="006009CB">
        <w:rPr>
          <w:rFonts w:eastAsia="Times New Roman"/>
          <w:color w:val="000000"/>
          <w:highlight w:val="yellow"/>
        </w:rPr>
        <w:t>HERE</w:t>
      </w:r>
    </w:p>
    <w:p w14:paraId="3BFC3565" w14:textId="3CF310F4"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Research on how human recreation affects mule deer is rather limited. 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w:t>
      </w:r>
      <w:r w:rsidRPr="002505DE">
        <w:rPr>
          <w:rFonts w:eastAsia="Times New Roman"/>
          <w:color w:val="000000"/>
        </w:rPr>
        <w:lastRenderedPageBreak/>
        <w:t xml:space="preserve">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no recreation </w:t>
      </w:r>
      <w:r w:rsidR="009673D4" w:rsidRPr="002505DE">
        <w:rPr>
          <w:rFonts w:eastAsia="Times New Roman"/>
          <w:color w:val="000000"/>
        </w:rPr>
        <w:t>control but</w:t>
      </w:r>
      <w:r w:rsidRPr="002505DE">
        <w:rPr>
          <w:rFonts w:eastAsia="Times New Roman"/>
          <w:color w:val="000000"/>
        </w:rPr>
        <w:t xml:space="preserve"> did not observe a change in flight responses between treatment and control, suggesting deer might be responding to recreation with fine-scale changes in habitat use (Wisdom et al. 2004</w:t>
      </w:r>
      <w:r w:rsidRPr="002505DE">
        <w:rPr>
          <w:rFonts w:eastAsia="Times New Roman"/>
          <w:color w:val="000000"/>
        </w:rPr>
        <w:t>)</w:t>
      </w:r>
      <w:r w:rsidRPr="002505DE">
        <w:rPr>
          <w:rFonts w:eastAsia="Times New Roman"/>
          <w:color w:val="000000"/>
        </w:rPr>
        <w:t xml:space="preserve">Taxonomically broader investigation into recreation impacts indicates ungulates experience the most negative effects among mammals (Larson et al. 2016). </w:t>
      </w:r>
    </w:p>
    <w:p w14:paraId="744D2B64" w14:textId="09D81F2D" w:rsidR="002505DE" w:rsidRDefault="002505DE" w:rsidP="00167887">
      <w:pPr>
        <w:spacing w:after="160" w:line="480" w:lineRule="auto"/>
        <w:ind w:right="-540"/>
        <w:rPr>
          <w:color w:val="000000"/>
        </w:rPr>
      </w:pPr>
      <w:r w:rsidRPr="002505DE">
        <w:rPr>
          <w:rFonts w:eastAsia="Times New Roman"/>
          <w:color w:val="000000"/>
        </w:rPr>
        <w:t xml:space="preserve">Here we examine mule deer spatiotemporal responses to changes in recreation </w:t>
      </w:r>
      <w:r w:rsidR="00FF1C15">
        <w:rPr>
          <w:rFonts w:eastAsia="Times New Roman"/>
          <w:color w:val="000000"/>
        </w:rPr>
        <w:t xml:space="preserve">on winter range </w:t>
      </w:r>
      <w:r w:rsidRPr="002505DE">
        <w:rPr>
          <w:rFonts w:eastAsia="Times New Roman"/>
          <w:color w:val="000000"/>
        </w:rPr>
        <w:t xml:space="preserve">in Salida, Colorado. Using </w:t>
      </w:r>
      <w:r w:rsidR="00FF1C15">
        <w:rPr>
          <w:rFonts w:eastAsia="Times New Roman"/>
          <w:color w:val="000000"/>
        </w:rPr>
        <w:t xml:space="preserve">mule deer </w:t>
      </w:r>
      <w:commentRangeStart w:id="29"/>
      <w:r w:rsidRPr="002505DE">
        <w:rPr>
          <w:rFonts w:eastAsia="Times New Roman"/>
          <w:color w:val="000000"/>
        </w:rPr>
        <w:t>telemetry data</w:t>
      </w:r>
      <w:commentRangeEnd w:id="29"/>
      <w:r w:rsidR="005657AE">
        <w:rPr>
          <w:rStyle w:val="CommentReference"/>
        </w:rPr>
        <w:commentReference w:id="29"/>
      </w:r>
      <w:r w:rsidRPr="002505DE">
        <w:rPr>
          <w:rFonts w:eastAsia="Times New Roman"/>
          <w:color w:val="000000"/>
        </w:rPr>
        <w:t xml:space="preserve">, hourly measures of human activity, trail and environmental layers, we determine changes in habitat use and activity/movement patterns of mule deer. Incorporating both elements of human disturbance and environmental factors we were able to account </w:t>
      </w:r>
      <w:r w:rsidR="009673D4" w:rsidRPr="002505DE">
        <w:rPr>
          <w:rFonts w:eastAsia="Times New Roman"/>
          <w:color w:val="000000"/>
        </w:rPr>
        <w:t>for and</w:t>
      </w:r>
      <w:r w:rsidRPr="002505DE">
        <w:rPr>
          <w:rFonts w:eastAsia="Times New Roman"/>
          <w:color w:val="000000"/>
        </w:rPr>
        <w:t xml:space="preserve"> </w:t>
      </w:r>
      <w:r w:rsidR="006009CB">
        <w:rPr>
          <w:rFonts w:eastAsia="Times New Roman"/>
          <w:color w:val="000000"/>
        </w:rPr>
        <w:t xml:space="preserve">examine interactions </w:t>
      </w:r>
      <w:r w:rsidRPr="002505DE">
        <w:rPr>
          <w:rFonts w:eastAsia="Times New Roman"/>
          <w:color w:val="000000"/>
        </w:rPr>
        <w:t xml:space="preserve">between these factors. In tandem with a camera study investigating factors influencing deer density on this winter range, we investigate mule deer responses to recreation at the individual- and population-level. We predict that mule deer will respond with shifts in activity/movement patterns and habitat selection but will not suffer an indirect loss of habitat due to trail activity. Furthermore we expect deer density </w:t>
      </w:r>
      <w:r w:rsidR="006009CB">
        <w:rPr>
          <w:rFonts w:eastAsia="Times New Roman"/>
          <w:color w:val="000000"/>
        </w:rPr>
        <w:t>in association with recreation</w:t>
      </w:r>
      <w:r w:rsidRPr="002505DE">
        <w:rPr>
          <w:rFonts w:eastAsia="Times New Roman"/>
          <w:color w:val="000000"/>
        </w:rPr>
        <w:t>.</w:t>
      </w:r>
      <w:ins w:id="30" w:author="Wildey,Eli" w:date="2024-09-24T22:33:00Z" w16du:dateUtc="2024-09-25T03:33:00Z">
        <w:r w:rsidR="002D4154">
          <w:rPr>
            <w:rFonts w:eastAsia="Times New Roman"/>
            <w:color w:val="000000"/>
          </w:rPr>
          <w:t xml:space="preserve"> </w:t>
        </w:r>
      </w:ins>
      <w:r w:rsidR="002D4154" w:rsidRPr="002D4154">
        <w:rPr>
          <w:color w:val="000000"/>
        </w:rPr>
        <w:t xml:space="preserve">Human presence induces negative effects in many facets, often investigated in isolation. Connecting these different facets can inform how negative effects scale up from individuals to ecosystems. Mule deer face their most challenging circumstances in winter with much attention </w:t>
      </w:r>
      <w:r w:rsidR="002D4154" w:rsidRPr="002D4154">
        <w:rPr>
          <w:color w:val="000000"/>
        </w:rPr>
        <w:lastRenderedPageBreak/>
        <w:t xml:space="preserve">paid to management actions to improve winter </w:t>
      </w:r>
      <w:proofErr w:type="gramStart"/>
      <w:r w:rsidR="002D4154" w:rsidRPr="002D4154">
        <w:rPr>
          <w:color w:val="000000"/>
        </w:rPr>
        <w:t>habitat</w:t>
      </w:r>
      <w:proofErr w:type="gramEnd"/>
      <w:r w:rsidR="002D4154" w:rsidRPr="002D4154">
        <w:rPr>
          <w:color w:val="000000"/>
        </w:rPr>
        <w:t xml:space="preserve"> yet little research has been conducted on the impact of human recreation to mule deer. With this stress of human presence further exacerbating understanding changing habitat selection and induced population responses can help guide management decisions for the persistence of migratory populations of mule deer.</w:t>
      </w:r>
    </w:p>
    <w:p w14:paraId="56D03FFA" w14:textId="2D26D720" w:rsidR="00F2327F" w:rsidRPr="002505DE" w:rsidRDefault="00F2327F" w:rsidP="00167887">
      <w:pPr>
        <w:spacing w:after="160" w:line="480" w:lineRule="auto"/>
        <w:ind w:right="-540"/>
        <w:rPr>
          <w:rFonts w:eastAsia="Times New Roman"/>
        </w:rPr>
      </w:pPr>
      <w:r>
        <w:rPr>
          <w:color w:val="000000"/>
        </w:rPr>
        <w:t>The goal of this study was to investigate behavioral</w:t>
      </w:r>
      <w:r w:rsidR="009F62C1">
        <w:rPr>
          <w:color w:val="000000"/>
        </w:rPr>
        <w:t xml:space="preserve"> </w:t>
      </w:r>
      <w:r>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identify if mule deer are changing habitat selection, avoiding habitat near trails, or changing when they are most active in response to human presence on trails</w:t>
      </w:r>
      <w:r w:rsidR="00F4608E">
        <w:rPr>
          <w:color w:val="000000"/>
        </w:rPr>
        <w:t>, 2) obtain an index of deer density across our study area as a product of environmental factors, and 3)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31" w:author="Wildey,Eli" w:date="2024-09-25T21:36:00Z" w16du:dateUtc="2024-09-26T02: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32" w:author="Wildey,Eli" w:date="2024-09-25T21:47:00Z" w16du:dateUtc="2024-09-26T02: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3"/>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3"/>
      <w:r w:rsidR="008A5359">
        <w:rPr>
          <w:rStyle w:val="CommentReference"/>
        </w:rPr>
        <w:commentReference w:id="33"/>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4"/>
      <w:r w:rsidR="00BA3DFA" w:rsidRPr="002505DE">
        <w:rPr>
          <w:rFonts w:eastAsia="Times New Roman"/>
          <w:color w:val="000000"/>
        </w:rPr>
        <w:t xml:space="preserve">Methodist Mountain trail network </w:t>
      </w:r>
      <w:commentRangeEnd w:id="34"/>
      <w:r w:rsidR="00420F29">
        <w:rPr>
          <w:rStyle w:val="CommentReference"/>
        </w:rPr>
        <w:commentReference w:id="34"/>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w:t>
      </w:r>
      <w:r w:rsidR="00BA3DFA" w:rsidRPr="002505DE">
        <w:rPr>
          <w:rFonts w:eastAsia="Times New Roman"/>
          <w:color w:val="000000"/>
        </w:rPr>
        <w:lastRenderedPageBreak/>
        <w:t xml:space="preserve">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5"/>
      <w:r w:rsidR="002505DE" w:rsidRPr="002505DE">
        <w:rPr>
          <w:rFonts w:eastAsia="Times New Roman"/>
          <w:color w:val="000000"/>
        </w:rPr>
        <w:t>This thinned habitat appears on land cover classification layers as “shrub” habitat as opposed to surrounding “forest” habitat</w:t>
      </w:r>
      <w:commentRangeEnd w:id="35"/>
      <w:r w:rsidR="008A5359">
        <w:rPr>
          <w:rStyle w:val="CommentReference"/>
        </w:rPr>
        <w:commentReference w:id="35"/>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6"/>
      <w:r w:rsidR="002505DE" w:rsidRPr="002505DE">
        <w:rPr>
          <w:rFonts w:eastAsia="Times New Roman"/>
          <w:color w:val="000000"/>
        </w:rPr>
        <w:t>San Luis Valley</w:t>
      </w:r>
      <w:commentRangeEnd w:id="36"/>
      <w:r w:rsidR="008A5359">
        <w:rPr>
          <w:rStyle w:val="CommentReference"/>
        </w:rPr>
        <w:commentReference w:id="36"/>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7"/>
      <w:r>
        <w:rPr>
          <w:rFonts w:eastAsia="Times New Roman"/>
          <w:b/>
          <w:bCs/>
          <w:color w:val="000000"/>
        </w:rPr>
        <w:t xml:space="preserve">Field </w:t>
      </w:r>
      <w:commentRangeEnd w:id="37"/>
      <w:r w:rsidR="008A5359">
        <w:rPr>
          <w:rStyle w:val="CommentReference"/>
        </w:rPr>
        <w:commentReference w:id="37"/>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8"/>
      <w:r w:rsidR="002505DE" w:rsidRPr="002505DE">
        <w:rPr>
          <w:rFonts w:eastAsia="Times New Roman"/>
          <w:color w:val="000000"/>
        </w:rPr>
        <w:t>eer were captured</w:t>
      </w:r>
      <w:commentRangeEnd w:id="38"/>
      <w:r w:rsidR="005657AE">
        <w:rPr>
          <w:rStyle w:val="CommentReference"/>
        </w:rPr>
        <w:commentReference w:id="38"/>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9"/>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9"/>
      <w:r w:rsidR="008A5359">
        <w:rPr>
          <w:rStyle w:val="CommentReference"/>
        </w:rPr>
        <w:commentReference w:id="39"/>
      </w:r>
      <w:r w:rsidR="002432FD">
        <w:rPr>
          <w:rFonts w:eastAsia="Times New Roman"/>
          <w:color w:val="000000"/>
        </w:rPr>
        <w:t>)</w:t>
      </w:r>
      <w:commentRangeStart w:id="40"/>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41"/>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41"/>
      <w:r w:rsidR="008A5359">
        <w:rPr>
          <w:rStyle w:val="CommentReference"/>
        </w:rPr>
        <w:commentReference w:id="41"/>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40"/>
      <w:r w:rsidR="005657AE">
        <w:rPr>
          <w:rStyle w:val="CommentReference"/>
        </w:rPr>
        <w:commentReference w:id="40"/>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04BAA2D6" w14:textId="6E965E19" w:rsidR="002505DE" w:rsidRDefault="002505DE" w:rsidP="00167887">
      <w:pPr>
        <w:spacing w:line="480" w:lineRule="auto"/>
        <w:rPr>
          <w:rFonts w:eastAsia="Times New Roman"/>
        </w:rPr>
      </w:pPr>
      <w:commentRangeStart w:id="42"/>
      <w:r w:rsidRPr="002505DE">
        <w:rPr>
          <w:rFonts w:eastAsia="Times New Roman"/>
          <w:color w:val="000000"/>
        </w:rPr>
        <w:t xml:space="preserve">We arranged 36 </w:t>
      </w:r>
      <w:commentRangeStart w:id="43"/>
      <w:r w:rsidRPr="002505DE">
        <w:rPr>
          <w:rFonts w:eastAsia="Times New Roman"/>
          <w:color w:val="000000"/>
        </w:rPr>
        <w:t xml:space="preserve">cameras </w:t>
      </w:r>
      <w:commentRangeEnd w:id="43"/>
      <w:r w:rsidR="008A5359">
        <w:rPr>
          <w:rStyle w:val="CommentReference"/>
        </w:rPr>
        <w:commentReference w:id="43"/>
      </w:r>
      <w:r w:rsidRPr="002505DE">
        <w:rPr>
          <w:rFonts w:eastAsia="Times New Roman"/>
          <w:color w:val="000000"/>
        </w:rPr>
        <w:t>in a grid pattern at a spacing of ~400m</w:t>
      </w:r>
      <w:commentRangeEnd w:id="42"/>
      <w:r w:rsidR="005657AE">
        <w:rPr>
          <w:rStyle w:val="CommentReference"/>
        </w:rPr>
        <w:commentReference w:id="42"/>
      </w:r>
      <w:r w:rsidR="00AC5A63">
        <w:rPr>
          <w:rFonts w:eastAsia="Times New Roman"/>
          <w:color w:val="000000"/>
        </w:rPr>
        <w:t xml:space="preserve"> for a </w:t>
      </w:r>
      <w:proofErr w:type="spellStart"/>
      <w:r w:rsidR="00AC5A63">
        <w:rPr>
          <w:rFonts w:eastAsia="Times New Roman"/>
          <w:color w:val="000000"/>
        </w:rPr>
        <w:t>totral</w:t>
      </w:r>
      <w:proofErr w:type="spellEnd"/>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high sensitivity setting</w:t>
      </w:r>
      <w:r w:rsidR="00C75F45">
        <w:rPr>
          <w:rFonts w:eastAsia="Times New Roman"/>
          <w:color w:val="000000"/>
        </w:rPr>
        <w:t>.</w:t>
      </w:r>
      <w:r w:rsidRPr="002505DE">
        <w:rPr>
          <w:rFonts w:eastAsia="Times New Roman"/>
          <w:color w:val="000000"/>
        </w:rPr>
        <w:t xml:space="preserve"> </w:t>
      </w:r>
      <w:commentRangeStart w:id="44"/>
      <w:r w:rsidRPr="002505DE">
        <w:rPr>
          <w:rFonts w:eastAsia="Times New Roman"/>
          <w:color w:val="000000"/>
        </w:rPr>
        <w:t>Specific camera locations were randomized within a 100m buffer of the center of each grid cell</w:t>
      </w:r>
      <w:commentRangeEnd w:id="44"/>
      <w:r w:rsidR="008A5359">
        <w:rPr>
          <w:rStyle w:val="CommentReference"/>
        </w:rPr>
        <w:commentReference w:id="44"/>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5m off path of travel at a 30 degree angle to maximize exposure time of animals crossing the camera frame. </w:t>
      </w:r>
      <w:commentRangeStart w:id="45"/>
      <w:r w:rsidRPr="002505DE">
        <w:rPr>
          <w:rFonts w:eastAsia="Times New Roman"/>
          <w:color w:val="000000"/>
        </w:rPr>
        <w:t>Cameras were deployed from April 2022- August 2022</w:t>
      </w:r>
      <w:commentRangeEnd w:id="45"/>
      <w:r w:rsidR="008A5359">
        <w:rPr>
          <w:rStyle w:val="CommentReference"/>
        </w:rPr>
        <w:commentReference w:id="45"/>
      </w:r>
      <w:r w:rsidR="004C73A8">
        <w:rPr>
          <w:rFonts w:eastAsia="Times New Roman"/>
          <w:color w:val="000000"/>
        </w:rPr>
        <w:t xml:space="preserve"> and checked once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animal </w:t>
      </w:r>
      <w:r w:rsidRPr="002505DE">
        <w:rPr>
          <w:rFonts w:eastAsia="Times New Roman"/>
          <w:color w:val="000000"/>
        </w:rPr>
        <w:lastRenderedPageBreak/>
        <w:t>were reviewed for identification, while a subset of blank images was reviewed for quality assurance.</w:t>
      </w:r>
    </w:p>
    <w:p w14:paraId="643ADC36" w14:textId="77777777" w:rsidR="002D4925" w:rsidRPr="002505DE" w:rsidRDefault="002D4925" w:rsidP="00167887">
      <w:pPr>
        <w:spacing w:line="480" w:lineRule="auto"/>
        <w:rPr>
          <w:rFonts w:eastAsia="Times New Roman"/>
        </w:rPr>
      </w:pPr>
    </w:p>
    <w:p w14:paraId="07058FF0" w14:textId="0CEDC21A"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6"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Pr>
          <w:rFonts w:eastAsia="Times New Roman"/>
          <w:b/>
          <w:bCs/>
          <w:color w:val="000000"/>
        </w:rPr>
        <w:t xml:space="preserve"> analysis</w:t>
      </w:r>
    </w:p>
    <w:p w14:paraId="7B6F9365" w14:textId="1AFD4E8B" w:rsidR="002505DE" w:rsidRPr="002505DE" w:rsidRDefault="002505DE" w:rsidP="00167887">
      <w:pPr>
        <w:spacing w:after="160" w:line="480" w:lineRule="auto"/>
        <w:ind w:right="-540"/>
        <w:rPr>
          <w:rFonts w:eastAsia="Times New Roman"/>
        </w:rPr>
      </w:pPr>
      <w:commentRangeStart w:id="47"/>
      <w:r w:rsidRPr="002505DE">
        <w:rPr>
          <w:rFonts w:eastAsia="Times New Roman"/>
          <w:color w:val="000000"/>
        </w:rPr>
        <w:t xml:space="preserve">Trailheads at either end of the study area </w:t>
      </w:r>
      <w:commentRangeEnd w:id="47"/>
      <w:r w:rsidR="00420F29">
        <w:rPr>
          <w:rStyle w:val="CommentReference"/>
        </w:rPr>
        <w:commentReference w:id="47"/>
      </w:r>
      <w:r w:rsidRPr="002505DE">
        <w:rPr>
          <w:rFonts w:eastAsia="Times New Roman"/>
          <w:color w:val="000000"/>
        </w:rPr>
        <w:t xml:space="preserve">were equipped with </w:t>
      </w:r>
      <w:commentRangeStart w:id="48"/>
      <w:r w:rsidRPr="002505DE">
        <w:rPr>
          <w:rFonts w:eastAsia="Times New Roman"/>
          <w:color w:val="000000"/>
        </w:rPr>
        <w:t xml:space="preserve">infrared trail counters </w:t>
      </w:r>
      <w:commentRangeEnd w:id="48"/>
      <w:r w:rsidR="00420F29">
        <w:rPr>
          <w:rStyle w:val="CommentReference"/>
        </w:rPr>
        <w:commentReference w:id="48"/>
      </w:r>
      <w:r w:rsidRPr="002505DE">
        <w:rPr>
          <w:rFonts w:eastAsia="Times New Roman"/>
          <w:color w:val="000000"/>
        </w:rPr>
        <w:t xml:space="preserve">from which human activity was estimated.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trail counter (</w:t>
      </w:r>
      <w:proofErr w:type="spellStart"/>
      <w:r w:rsidR="009B5806">
        <w:rPr>
          <w:rFonts w:eastAsia="Times New Roman"/>
          <w:color w:val="000000"/>
        </w:rPr>
        <w:t>TRAFx</w:t>
      </w:r>
      <w:proofErr w:type="spellEnd"/>
      <w:r w:rsidR="009B5806">
        <w:rPr>
          <w:rFonts w:eastAsia="Times New Roman"/>
          <w:color w:val="000000"/>
        </w:rPr>
        <w:t xml:space="preserve"> Research Ltd., Canmore, Alberta, CA)</w:t>
      </w:r>
      <w:r w:rsidRPr="002505DE">
        <w:rPr>
          <w:rFonts w:eastAsia="Times New Roman"/>
          <w:color w:val="000000"/>
        </w:rPr>
        <w:t xml:space="preserve"> was placed on the actual trail while </w:t>
      </w:r>
      <w:r w:rsidR="009B5806">
        <w:rPr>
          <w:rFonts w:eastAsia="Times New Roman"/>
          <w:color w:val="000000"/>
        </w:rPr>
        <w:t xml:space="preserve">a </w:t>
      </w:r>
      <w:proofErr w:type="spellStart"/>
      <w:r w:rsidR="009B5806">
        <w:rPr>
          <w:rFonts w:eastAsia="Times New Roman"/>
          <w:color w:val="000000"/>
        </w:rPr>
        <w:t>TRAFx</w:t>
      </w:r>
      <w:proofErr w:type="spellEnd"/>
      <w:r w:rsidR="009B5806">
        <w:rPr>
          <w:rFonts w:eastAsia="Times New Roman"/>
          <w:color w:val="000000"/>
        </w:rPr>
        <w:t xml:space="preserve"> vehicle counter (</w:t>
      </w:r>
      <w:proofErr w:type="spellStart"/>
      <w:r w:rsidR="009B5806">
        <w:rPr>
          <w:rFonts w:eastAsia="Times New Roman"/>
          <w:color w:val="000000"/>
        </w:rPr>
        <w:t>TRAFx</w:t>
      </w:r>
      <w:proofErr w:type="spellEnd"/>
      <w:r w:rsidR="009B5806">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9"/>
      <w:r w:rsidRPr="002505DE">
        <w:rPr>
          <w:rFonts w:eastAsia="Times New Roman"/>
          <w:color w:val="000000"/>
        </w:rPr>
        <w:t xml:space="preserve">accurate index of human activity </w:t>
      </w:r>
      <w:commentRangeEnd w:id="49"/>
      <w:r w:rsidR="003D259D">
        <w:rPr>
          <w:rStyle w:val="CommentReference"/>
        </w:rPr>
        <w:commentReference w:id="49"/>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 resulting in loss of habitat</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xml:space="preserve">”, as deer may preferentially select warmer south-facing slopes in winter (Sawyer et al. 2006, Anderson et al. 2012, Coe et al. 2018).  Land cover classes were modeled using the most </w:t>
      </w:r>
      <w:r w:rsidRPr="002505DE">
        <w:rPr>
          <w:rFonts w:eastAsia="Times New Roman"/>
          <w:color w:val="000000"/>
        </w:rPr>
        <w:lastRenderedPageBreak/>
        <w:t>recent landcover data from the National Land Cover Database</w:t>
      </w:r>
      <w:ins w:id="50"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18052E68" w14:textId="77777777" w:rsidR="002505DE" w:rsidRPr="002505DE" w:rsidRDefault="002505DE" w:rsidP="00167887">
      <w:pPr>
        <w:spacing w:after="160" w:line="480" w:lineRule="auto"/>
        <w:ind w:right="-540"/>
        <w:rPr>
          <w:rFonts w:eastAsia="Times New Roman"/>
        </w:rPr>
      </w:pPr>
      <w:commentRangeStart w:id="51"/>
      <w:r w:rsidRPr="002505DE">
        <w:rPr>
          <w:rFonts w:eastAsia="Times New Roman"/>
          <w:i/>
          <w:iCs/>
          <w:color w:val="000000"/>
        </w:rPr>
        <w:t>Environmental Covariates - Density Estimate</w:t>
      </w:r>
      <w:commentRangeEnd w:id="51"/>
      <w:r w:rsidR="00420F29">
        <w:rPr>
          <w:rStyle w:val="CommentReference"/>
        </w:rPr>
        <w:commentReference w:id="51"/>
      </w:r>
    </w:p>
    <w:p w14:paraId="19D2140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Relative human activity was measured as weekly detections of humans at camera sites. Previous research has recognized the importance of scale in species-habitat relationships (</w:t>
      </w:r>
      <w:proofErr w:type="spellStart"/>
      <w:r w:rsidRPr="002505DE">
        <w:rPr>
          <w:rFonts w:eastAsia="Times New Roman"/>
          <w:color w:val="000000"/>
        </w:rPr>
        <w:t>McGarigal</w:t>
      </w:r>
      <w:proofErr w:type="spellEnd"/>
      <w:r w:rsidRPr="002505DE">
        <w:rPr>
          <w:rFonts w:eastAsia="Times New Roman"/>
          <w:color w:val="000000"/>
        </w:rPr>
        <w:t xml:space="preserve"> et al. 2016, Moraga et al.2019), therefore we included measurements of variables at multiple scales to account for the scale of effect (Moraga et al. 2019). An estimate of slope at camera site and mean slope within 100 meters of camera site was derived from a digital elevation raster. Landcover classes were extracted from the National Land Cover Database for 2019 (DeWitz 2021) and simplified in the same manner as for the habitat selection portion of the study. Forest and shrub land cover was modeled as a percent land cover within three different buffer distances of camera </w:t>
      </w:r>
      <w:r w:rsidRPr="002505DE">
        <w:rPr>
          <w:rFonts w:eastAsia="Times New Roman"/>
          <w:color w:val="000000"/>
        </w:rPr>
        <w:lastRenderedPageBreak/>
        <w:t xml:space="preserve">locations — </w:t>
      </w:r>
      <w:commentRangeStart w:id="52"/>
      <w:r w:rsidRPr="002505DE">
        <w:rPr>
          <w:rFonts w:eastAsia="Times New Roman"/>
          <w:color w:val="000000"/>
        </w:rPr>
        <w:t>100m, 250m, and 385m</w:t>
      </w:r>
      <w:commentRangeEnd w:id="52"/>
      <w:r w:rsidR="00420F29">
        <w:rPr>
          <w:rStyle w:val="CommentReference"/>
        </w:rPr>
        <w:commentReference w:id="52"/>
      </w:r>
      <w:r w:rsidRPr="002505DE">
        <w:rPr>
          <w:rFonts w:eastAsia="Times New Roman"/>
          <w:color w:val="000000"/>
        </w:rPr>
        <w:t>. Distance to herbaceous cover, assumed to be a proxy for high quality forage for mule deer based on our habitat selection study, was also included as a variable. Trails in the study area were digitized and trail length was measured at the grid cell scale and within 100m of camera locations.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AD70CDF" w:rsidR="00420F29" w:rsidRDefault="00420F29" w:rsidP="00167887">
      <w:pPr>
        <w:spacing w:after="160" w:line="480" w:lineRule="auto"/>
        <w:ind w:right="-540"/>
        <w:rPr>
          <w:ins w:id="53"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54"/>
      <w:r w:rsidR="002505DE" w:rsidRPr="002505DE">
        <w:rPr>
          <w:rFonts w:eastAsia="Times New Roman"/>
          <w:color w:val="000000"/>
        </w:rPr>
        <w:t>alyzed deer spatiotemporal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54"/>
      <w:r w:rsidR="00984EA3">
        <w:rPr>
          <w:rStyle w:val="CommentReference"/>
        </w:rPr>
        <w:commentReference w:id="54"/>
      </w:r>
      <w:r w:rsidR="002505DE" w:rsidRPr="002505DE">
        <w:rPr>
          <w:rFonts w:eastAsia="Times New Roman"/>
          <w:color w:val="000000"/>
        </w:rPr>
        <w:t>(Avgar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(Avgar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55"/>
      <w:commentRangeStart w:id="56"/>
      <w:r w:rsidR="002505DE" w:rsidRPr="002505DE">
        <w:rPr>
          <w:rFonts w:eastAsia="Times New Roman"/>
          <w:color w:val="000000"/>
        </w:rPr>
        <w:t>lengths</w:t>
      </w:r>
      <w:commentRangeEnd w:id="55"/>
      <w:r>
        <w:rPr>
          <w:rStyle w:val="CommentReference"/>
        </w:rPr>
        <w:commentReference w:id="55"/>
      </w:r>
      <w:commentRangeEnd w:id="56"/>
      <w:r>
        <w:rPr>
          <w:rStyle w:val="CommentReference"/>
        </w:rPr>
        <w:commentReference w:id="56"/>
      </w:r>
      <w:r w:rsidR="002505DE" w:rsidRPr="002505DE">
        <w:rPr>
          <w:rFonts w:eastAsia="Times New Roman"/>
          <w:color w:val="000000"/>
        </w:rPr>
        <w:t xml:space="preserve">. </w:t>
      </w:r>
    </w:p>
    <w:p w14:paraId="370ABDB5" w14:textId="1C8CD744" w:rsidR="002505DE" w:rsidRPr="002505DE" w:rsidRDefault="00420F29" w:rsidP="00C421F4">
      <w:pPr>
        <w:spacing w:after="160" w:line="480" w:lineRule="auto"/>
        <w:ind w:right="-540" w:firstLine="840"/>
        <w:rPr>
          <w:rFonts w:eastAsia="Times New Roman"/>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7"/>
      <w:r w:rsidR="002505DE" w:rsidRPr="002505DE">
        <w:rPr>
          <w:rFonts w:eastAsia="Times New Roman"/>
          <w:color w:val="000000"/>
        </w:rPr>
        <w:t xml:space="preserve">a mixed Poisson regression </w:t>
      </w:r>
      <w:commentRangeEnd w:id="57"/>
      <w:r>
        <w:rPr>
          <w:rStyle w:val="CommentReference"/>
        </w:rPr>
        <w:commentReference w:id="57"/>
      </w:r>
      <w:r w:rsidR="002505DE" w:rsidRPr="002505DE">
        <w:rPr>
          <w:rFonts w:eastAsia="Times New Roman"/>
          <w:color w:val="000000"/>
        </w:rPr>
        <w:t xml:space="preserve">to calculate population level estimates of habitat selection. A Poisson regression, with stratum-specific intercepts fixed at a large variance, is </w:t>
      </w:r>
      <w:r w:rsidR="002505DE" w:rsidRPr="002505DE">
        <w:rPr>
          <w:rFonts w:eastAsia="Times New Roman"/>
          <w:color w:val="000000"/>
        </w:rPr>
        <w:lastRenderedPageBreak/>
        <w:t xml:space="preserve">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dependence among locations from the same individuals and variation in responses to different habitat and human-related covariates. </w:t>
      </w:r>
      <w:commentRangeStart w:id="58"/>
      <w:r w:rsidR="002505DE" w:rsidRPr="002505DE">
        <w:rPr>
          <w:rFonts w:eastAsia="Times New Roman"/>
          <w:color w:val="000000"/>
        </w:rPr>
        <w:t>Mixed models were compared to fixed effect models using information criteria to ensure the incorporation of random effects produced the best performing models</w:t>
      </w:r>
      <w:commentRangeEnd w:id="58"/>
      <w:r w:rsidR="00BB6B13">
        <w:rPr>
          <w:rStyle w:val="CommentReference"/>
        </w:rPr>
        <w:commentReference w:id="58"/>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p>
    <w:p w14:paraId="321C8C7E" w14:textId="77777777" w:rsidR="002505DE" w:rsidRPr="002505DE" w:rsidRDefault="002505DE" w:rsidP="00167887">
      <w:pPr>
        <w:spacing w:after="160" w:line="480" w:lineRule="auto"/>
        <w:ind w:right="-540"/>
        <w:rPr>
          <w:rFonts w:eastAsia="Times New Roman"/>
        </w:rPr>
      </w:pPr>
      <w:commentRangeStart w:id="59"/>
      <w:commentRangeStart w:id="60"/>
      <w:r w:rsidRPr="002505DE">
        <w:rPr>
          <w:rFonts w:eastAsia="Times New Roman"/>
          <w:color w:val="000000"/>
        </w:rPr>
        <w:t xml:space="preserve">Models </w:t>
      </w:r>
      <w:commentRangeEnd w:id="59"/>
      <w:r w:rsidR="00BB6B13">
        <w:rPr>
          <w:rStyle w:val="CommentReference"/>
        </w:rPr>
        <w:commentReference w:id="59"/>
      </w:r>
      <w:commentRangeEnd w:id="60"/>
      <w:r w:rsidR="00BB6B13">
        <w:rPr>
          <w:rStyle w:val="CommentReference"/>
        </w:rPr>
        <w:commentReference w:id="60"/>
      </w:r>
      <w:r w:rsidRPr="002505DE">
        <w:rPr>
          <w:rFonts w:eastAsia="Times New Roman"/>
          <w:color w:val="000000"/>
        </w:rPr>
        <w:t xml:space="preserve">fit to data included a null model that contained only attributes of movement representing how an animal would move free of selection for habitat. Parameters included cosine-transformed turning angle, cosine-transformed turning angle squared, log step length and the squared log step length. Cosine-transformed step length converts this circular variable into a variable where 1 represents no change in turn angle and -1 indicates a 180° change in direction, with left and right turns represented by 0. This allows us to account for the tendency of movement in the same direction. Cosine-transformed turning angle squared was added as a covariate after initial data exploration indicated deer exhibited a tendency to persist in direction of travel (1) or travel in the exact opposite direction (-1). Log step length and squared log step length were included because the estimated coefficients of these step length parameters can be combined with the estimated parameters of our observed lognormal step length distribution to update our step length distribution </w:t>
      </w:r>
      <w:r w:rsidRPr="002505DE">
        <w:rPr>
          <w:rFonts w:eastAsia="Times New Roman"/>
          <w:color w:val="000000"/>
        </w:rPr>
        <w:lastRenderedPageBreak/>
        <w:t>(Avgar et al. 2016). Furthermore, we can include interactions with these movement parameters to allow movement distributions to change depending on environmental conditions (</w:t>
      </w:r>
      <w:proofErr w:type="spellStart"/>
      <w:r w:rsidRPr="002505DE">
        <w:rPr>
          <w:rFonts w:eastAsia="Times New Roman"/>
          <w:color w:val="000000"/>
        </w:rPr>
        <w:t>Fieberg</w:t>
      </w:r>
      <w:proofErr w:type="spellEnd"/>
      <w:r w:rsidRPr="002505DE">
        <w:rPr>
          <w:rFonts w:eastAsia="Times New Roman"/>
          <w:color w:val="000000"/>
        </w:rPr>
        <w:t xml:space="preserve"> et al. 2021). Movement parameters interacted with human activity were used to update step length distributions from the model to explore changes in movement patterns in response to human activity. </w:t>
      </w:r>
    </w:p>
    <w:p w14:paraId="0C4679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null model with just movement parameters explained above was fit to test if models involving habitat selection parameters could outperform a model assuming movement irrespective of habitat selection (</w:t>
      </w:r>
      <w:proofErr w:type="spellStart"/>
      <w:r w:rsidRPr="002505DE">
        <w:rPr>
          <w:rFonts w:eastAsia="Times New Roman"/>
          <w:color w:val="000000"/>
        </w:rPr>
        <w:t>Fieberg</w:t>
      </w:r>
      <w:proofErr w:type="spellEnd"/>
      <w:r w:rsidRPr="002505DE">
        <w:rPr>
          <w:rFonts w:eastAsia="Times New Roman"/>
          <w:color w:val="000000"/>
        </w:rPr>
        <w:t xml:space="preserve"> et al. 2021). A habitat model was fit incorporating habitat covariates (land cover classes, cosine-transformed aspect, terrain ruggedness index) and a human activity model was fit with main effects of, and an interaction between, rolling average of human activity and distance to trail. Two variations of a global model were fit, the first of which included interactions between movement characteristics and rolling average of human activity. We used this interaction to investigate how movement behavior changed in response to changes in human activity. The second global model contained an interaction between rolling average of human activity and forest habitat selection. The five models were fit on the whole (pooled) dataset, a dataset for points at night and a dataset for points during the day. Continuous variables were scaled and centered. Analysis was not done with the crepuscular time period due to a small sample size caused by the small window of time classified as crepuscular. Models were evaluated using Akaike Information Criterion (AIC) (Burnham and Anderson 2002).</w:t>
      </w:r>
    </w:p>
    <w:p w14:paraId="061ABCC2" w14:textId="20E37E24"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To compare and visualize deer movement patterns in relation to human activity between different time periods including crepuscular times, we used a linear mixed effects regression in R package </w:t>
      </w:r>
      <w:proofErr w:type="spellStart"/>
      <w:r w:rsidRPr="002505DE">
        <w:rPr>
          <w:rFonts w:eastAsia="Times New Roman"/>
          <w:color w:val="000000"/>
        </w:rPr>
        <w:t>nlme</w:t>
      </w:r>
      <w:proofErr w:type="spellEnd"/>
      <w:r w:rsidRPr="002505DE">
        <w:rPr>
          <w:rFonts w:eastAsia="Times New Roman"/>
          <w:color w:val="000000"/>
        </w:rPr>
        <w:t xml:space="preserve"> (</w:t>
      </w:r>
      <w:proofErr w:type="spellStart"/>
      <w:r w:rsidRPr="002505DE">
        <w:rPr>
          <w:rFonts w:eastAsia="Times New Roman"/>
          <w:color w:val="000000"/>
        </w:rPr>
        <w:t>Pinhiero</w:t>
      </w:r>
      <w:proofErr w:type="spellEnd"/>
      <w:r w:rsidRPr="002505DE">
        <w:rPr>
          <w:rFonts w:eastAsia="Times New Roman"/>
          <w:color w:val="000000"/>
        </w:rPr>
        <w:t xml:space="preserve"> and Bates 2023), with a log-transformed response variable of mean movement rate (meters/hour) over each time period of each day for each individual. We tested a model with an interaction between human activity and time of day versus a model with just the main effects of human activity and time of day. Since human activity could not be incorporated at the hourly level, we used a daily measurement of human activity as an explanatory variable. Human activity measurements for movement rates at night corresponded to the previous day's value of human activity. We included a random effect for individual deer and the main effect of sex in both models. Models were checked for fit with residuals and </w:t>
      </w:r>
      <w:proofErr w:type="spellStart"/>
      <w:r w:rsidRPr="002505DE">
        <w:rPr>
          <w:rFonts w:eastAsia="Times New Roman"/>
          <w:color w:val="000000"/>
        </w:rPr>
        <w:t>qq</w:t>
      </w:r>
      <w:proofErr w:type="spellEnd"/>
      <w:r w:rsidRPr="002505DE">
        <w:rPr>
          <w:rFonts w:eastAsia="Times New Roman"/>
          <w:color w:val="000000"/>
        </w:rPr>
        <w:t xml:space="preserve"> plots and evaluated using Akaike Information Criterion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4AC806F0" w14:textId="77777777" w:rsidR="002505DE" w:rsidRPr="002505DE" w:rsidRDefault="002505DE" w:rsidP="00167887">
      <w:pPr>
        <w:spacing w:before="120" w:line="480" w:lineRule="auto"/>
        <w:ind w:right="-540"/>
        <w:rPr>
          <w:rFonts w:eastAsia="Times New Roman"/>
        </w:rPr>
      </w:pPr>
      <w:r w:rsidRPr="002505DE">
        <w:rPr>
          <w:rFonts w:eastAsia="Times New Roman"/>
          <w:i/>
          <w:iCs/>
          <w:color w:val="000000"/>
        </w:rPr>
        <w:t>Time-to-event Camera Analysis</w:t>
      </w:r>
    </w:p>
    <w:p w14:paraId="18C8FB87" w14:textId="0B8C86A8" w:rsidR="002505DE" w:rsidRPr="002505DE" w:rsidRDefault="002505DE" w:rsidP="00167887">
      <w:pPr>
        <w:spacing w:before="120" w:line="480" w:lineRule="auto"/>
        <w:rPr>
          <w:rFonts w:eastAsia="Times New Roman"/>
        </w:rPr>
      </w:pPr>
      <w:r w:rsidRPr="002505DE">
        <w:rPr>
          <w:rFonts w:eastAsia="Times New Roman"/>
          <w:color w:val="000000"/>
        </w:rPr>
        <w:t>Time-to-event modeling (TTE)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 xml:space="preserve">Loonam et al. 2021), is a part of a relatively new set of models using camera viewsheds to estimate abundance of unmarked populations. TTE specifically allows us to leverage movement data from mule deer telemetry, in combination with captures of our study species on </w:t>
      </w:r>
      <w:proofErr w:type="spellStart"/>
      <w:r w:rsidRPr="002505DE">
        <w:rPr>
          <w:rFonts w:eastAsia="Times New Roman"/>
          <w:color w:val="000000"/>
        </w:rPr>
        <w:t>trail</w:t>
      </w:r>
      <w:proofErr w:type="spellEnd"/>
      <w:r w:rsidRPr="002505DE">
        <w:rPr>
          <w:rFonts w:eastAsia="Times New Roman"/>
          <w:color w:val="000000"/>
        </w:rPr>
        <w:t xml:space="preserve"> cameras to estimate abundance (Moeller et al. 2018). TTE and similar statistical approaches (space-to-event, random encounter models) sample the landscape as opposed to modeling unmarked animals and therefore do not carry the same difficult assumptions as other models to estimate unmarked </w:t>
      </w:r>
      <w:r w:rsidRPr="002505DE">
        <w:rPr>
          <w:rFonts w:eastAsia="Times New Roman"/>
          <w:color w:val="000000"/>
        </w:rPr>
        <w:lastRenderedPageBreak/>
        <w:t>populations of animals (Loonam et al. 2021</w:t>
      </w:r>
      <w:r w:rsidR="0076619F">
        <w:rPr>
          <w:rFonts w:eastAsia="Times New Roman"/>
          <w:color w:val="000000"/>
        </w:rPr>
        <w:t>a</w:t>
      </w:r>
      <w:r w:rsidRPr="002505DE">
        <w:rPr>
          <w:rFonts w:eastAsia="Times New Roman"/>
          <w:color w:val="000000"/>
        </w:rPr>
        <w:t>, Moeller et al. 2022). More specifically, TTE models the distribution of animals in the collective viewshed of all the cameras as a Poisson distribution and utilizes the connection to the exponential distribution, representing the amount of time it takes for a Poisson distributed event to occur (Loonam et al. 2021</w:t>
      </w:r>
      <w:r w:rsidR="0076619F">
        <w:rPr>
          <w:rFonts w:eastAsia="Times New Roman"/>
          <w:color w:val="000000"/>
        </w:rPr>
        <w:t>a</w:t>
      </w:r>
      <w:r w:rsidRPr="002505DE">
        <w:rPr>
          <w:rFonts w:eastAsia="Times New Roman"/>
          <w:color w:val="000000"/>
        </w:rPr>
        <w:t>). Therefore, we measure the number of sampling periods it takes for an animal to appear during a sampling occasion to then estimate abundance. These measures are repeated across time and across space at multiple cameras allowing us to model heterogeneous density at individual cameras based on environmental factors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Time-to-event models have been shown to have more precise estimates than space-to-event or random encounter models (Morin et al. 2022), and estimated densities are comparable to more intensively derived density estimates (Loonam et al. 2021).</w:t>
      </w:r>
    </w:p>
    <w:p w14:paraId="770E3766" w14:textId="169C9837" w:rsidR="002505DE" w:rsidRPr="002505DE" w:rsidRDefault="002505DE" w:rsidP="00167887">
      <w:pPr>
        <w:spacing w:after="120" w:line="480" w:lineRule="auto"/>
        <w:rPr>
          <w:rFonts w:eastAsia="Times New Roman"/>
        </w:rPr>
      </w:pPr>
      <w:r w:rsidRPr="002505DE">
        <w:rPr>
          <w:rFonts w:eastAsia="Times New Roman"/>
          <w:color w:val="000000"/>
        </w:rPr>
        <w:t>An estimate of speed is required to define the sampling period as the time it takes to cross the viewshed of a camera (</w:t>
      </w:r>
      <w:r w:rsidR="0015785E" w:rsidRPr="002505DE">
        <w:rPr>
          <w:rFonts w:eastAsia="Times New Roman"/>
          <w:color w:val="000000"/>
        </w:rPr>
        <w:t>Moeller et al. 2018</w:t>
      </w:r>
      <w:r w:rsidR="0015785E">
        <w:rPr>
          <w:rFonts w:eastAsia="Times New Roman"/>
          <w:color w:val="000000"/>
        </w:rPr>
        <w:t xml:space="preserve">, </w:t>
      </w:r>
      <w:r w:rsidRPr="002505DE">
        <w:rPr>
          <w:rFonts w:eastAsia="Times New Roman"/>
          <w:color w:val="000000"/>
        </w:rPr>
        <w:t>Loonam et al. 2021). Estimation of speed is non-trivial, as movement rate measured in discrete time is dependent on sampling rate with coarse time scales under-estimating speed and very fine time scales over-estimating speed (Noonan et al. 2019, Poulin et al. 2021). Over- and underestimating speed has been shown to cause a linear bias in density estimates from TTE models (Loonam et al. 2021</w:t>
      </w:r>
      <w:r w:rsidR="0076619F">
        <w:rPr>
          <w:rFonts w:eastAsia="Times New Roman"/>
          <w:color w:val="000000"/>
        </w:rPr>
        <w:t>a</w:t>
      </w:r>
      <w:r w:rsidRPr="002505DE">
        <w:rPr>
          <w:rFonts w:eastAsia="Times New Roman"/>
          <w:color w:val="000000"/>
        </w:rPr>
        <w:t xml:space="preserve">, Santini et al. 2022). To solve this, we calculated speed using continuous time movement modeling which has shown to be robust to variable sampling rates (Noonan et al. 2019), while also calculating </w:t>
      </w:r>
      <w:r w:rsidRPr="002505DE">
        <w:rPr>
          <w:rFonts w:eastAsia="Times New Roman"/>
          <w:color w:val="000000"/>
        </w:rPr>
        <w:lastRenderedPageBreak/>
        <w:t>movement rate from more frequent (&lt;1hr) locations, estimating density from both movement rates. Viewshed area was estimated as 45m², based on ex situ measurements of camera detection area used in other TTE modeling applications (Loonam et al. 2021). Other measures of trail camera viewshed area include a total viewshed area of 87m² area with detection reduced to 22-65m² depending on direction of animal movement in a controlled test (Apps and McNutt 2018), and 106m² used in similar space-to-event modeling (Ausband et al. 2022). To account for uncertainty in camera viewshed we estimated density at three different measurements of viewshed area, sampling camera viewsheds from a normal distribution centered around 45m², 65m², and 80m², all with a standard deviation of 5m².</w:t>
      </w:r>
    </w:p>
    <w:p w14:paraId="256B1298" w14:textId="040B8FE6" w:rsidR="002505DE" w:rsidRPr="002505DE" w:rsidRDefault="002505DE" w:rsidP="00167887">
      <w:pPr>
        <w:spacing w:before="120" w:line="480" w:lineRule="auto"/>
        <w:rPr>
          <w:rFonts w:eastAsia="Times New Roman"/>
        </w:rPr>
      </w:pPr>
      <w:r w:rsidRPr="002505DE">
        <w:rPr>
          <w:rFonts w:eastAsia="Times New Roman"/>
          <w:color w:val="000000"/>
        </w:rPr>
        <w:t xml:space="preserve">A time frame from April 14, 2022- May 15, </w:t>
      </w:r>
      <w:proofErr w:type="gramStart"/>
      <w:r w:rsidRPr="002505DE">
        <w:rPr>
          <w:rFonts w:eastAsia="Times New Roman"/>
          <w:color w:val="000000"/>
        </w:rPr>
        <w:t>2022</w:t>
      </w:r>
      <w:proofErr w:type="gramEnd"/>
      <w:r w:rsidRPr="002505DE">
        <w:rPr>
          <w:rFonts w:eastAsia="Times New Roman"/>
          <w:color w:val="000000"/>
        </w:rPr>
        <w:t xml:space="preserve"> was chosen for an overall density estimate for the study area. This timeframe was chosen to match the timing of our habitat selection study on deer winter range, with the earliest migration date found among collared deer to be May 15. To separately investigate heterogeneous density among cameras, the entire deployment period (April 2022-August 2022) was used to maximize data available for estimation of density at individual cameras. When the assumption of a closed population is violated, TTE models estimate average abundance across the duration of the survey (Loonam et al. 2021). Following the recommendations of Moeller et al. 2019, fewer number of sampling periods per occasion were used for modeling density at individual cameras, accounting for animals in the immediate vicinity of the camera (Moeller et al. 2018). </w:t>
      </w:r>
      <w:r w:rsidRPr="002505DE">
        <w:rPr>
          <w:rFonts w:eastAsia="Times New Roman"/>
          <w:color w:val="000000"/>
        </w:rPr>
        <w:lastRenderedPageBreak/>
        <w:t>Heterogeneous density was modeled at individual cameras using generalized linear models with a gamma distribution and identity link function. Given the small sample size, environmental (slope and land cover at different scales, distance to herbaceous cover) and human factors (trail density at different scales and relative human activity at the camera) were tested individually before combining the environmental layers that best predicted the data, as measured by ΔAIC, with human factors.  Models were checked to ensure assumptions were met and evaluated using Akaike Information Criterion for small sample sizes (</w:t>
      </w:r>
      <w:proofErr w:type="spellStart"/>
      <w:r w:rsidRPr="002505DE">
        <w:rPr>
          <w:rFonts w:eastAsia="Times New Roman"/>
          <w:color w:val="000000"/>
        </w:rPr>
        <w:t>AICc</w:t>
      </w:r>
      <w:proofErr w:type="spellEnd"/>
      <w:r w:rsidRPr="002505DE">
        <w:rPr>
          <w:rFonts w:eastAsia="Times New Roman"/>
          <w:color w:val="000000"/>
        </w:rPr>
        <w:t>)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best fit model for the pooled dataset was the global model containing an interaction between forest land cover and rolling average of human activity (“Global 2” model, Table 1). Due to a large difference in ΔAIC and model weight, we proceeded with inference from this model. The posterior estimates for the effects of all covariates can be seen in Figure 2. The interaction for forest land cover and rolling average of human activity was found to have a strong, positive effect on selection, meaning as the rolling average of human activity increased, selection for forest habitat as compared to shrub habitat increased. Herbaceous and wetland landcover types also have a strong positive effect on selection in relation to shrub habitat. There is a weak, positive effect of forest </w:t>
      </w:r>
      <w:r w:rsidRPr="002505DE">
        <w:rPr>
          <w:rFonts w:eastAsia="Times New Roman"/>
          <w:color w:val="000000"/>
        </w:rPr>
        <w:lastRenderedPageBreak/>
        <w:t>habitat on selection. Lastly there is a strong, negative effect of distance to trail on selection implying selection for areas closer to trail.</w:t>
      </w:r>
    </w:p>
    <w:p w14:paraId="7CF33C28" w14:textId="5D3B947A" w:rsidR="002505DE" w:rsidRDefault="002505DE" w:rsidP="00167887">
      <w:pPr>
        <w:spacing w:line="480" w:lineRule="auto"/>
        <w:jc w:val="center"/>
        <w:rPr>
          <w:rFonts w:eastAsia="Times New Roman"/>
        </w:rPr>
      </w:pP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global model including interactions between human activity and movement characteristics was the best fit model for the day dataset (Table 2). In terms of habitat selection, we found a weak, negative effect of herbaceous land cover on selection, while we see a weak, positive effect for forest land cover on selection (Figure 3). Suggesting a minor avoidance of herbaceous land cover </w:t>
      </w:r>
      <w:r w:rsidRPr="002505DE">
        <w:rPr>
          <w:rFonts w:eastAsia="Times New Roman"/>
          <w:color w:val="000000"/>
        </w:rPr>
        <w:lastRenderedPageBreak/>
        <w:t>and selection for forest land cover during the day. There is a significant, positive effect of wetland land cover, meaning wetland habitat along a riparian corridor was preferred during the day (Figure 3). </w:t>
      </w:r>
    </w:p>
    <w:p w14:paraId="1AEEC523"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We also see significant interactive effects with movement characteristics. Interactions between log step length and human activity and squared log step length x rolling average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058DDC86" w14:textId="42D7CE7B"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human activity (Figure 5), </w:t>
      </w:r>
      <w:r w:rsidRPr="002505DE">
        <w:rPr>
          <w:rFonts w:eastAsia="Times New Roman"/>
          <w:color w:val="000000"/>
        </w:rPr>
        <w:lastRenderedPageBreak/>
        <w:t xml:space="preserve">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775CD1AA" w14:textId="0FDBDB44" w:rsidR="002D4925" w:rsidRDefault="00E121B6" w:rsidP="00167887">
      <w:pPr>
        <w:spacing w:after="160" w:line="480" w:lineRule="auto"/>
        <w:ind w:right="-540"/>
        <w:jc w:val="center"/>
        <w:rPr>
          <w:rFonts w:eastAsia="Times New Roman"/>
          <w:i/>
          <w:iCs/>
          <w:color w:val="000000"/>
        </w:rPr>
      </w:pPr>
      <w:r>
        <w:rPr>
          <w:rFonts w:eastAsia="Times New Roman"/>
          <w:i/>
          <w:iCs/>
          <w:noProof/>
          <w:color w:val="000000"/>
        </w:rPr>
        <w:drawing>
          <wp:inline distT="0" distB="0" distL="0" distR="0" wp14:anchorId="00776EB0" wp14:editId="6078208D">
            <wp:extent cx="5029902" cy="3600953"/>
            <wp:effectExtent l="0" t="0" r="0" b="0"/>
            <wp:docPr id="262755065" name="Picture 11"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55065" name="Picture 11" descr="A graph with black lines and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902" cy="3600953"/>
                    </a:xfrm>
                    <a:prstGeom prst="rect">
                      <a:avLst/>
                    </a:prstGeom>
                  </pic:spPr>
                </pic:pic>
              </a:graphicData>
            </a:graphic>
          </wp:inline>
        </w:drawing>
      </w:r>
    </w:p>
    <w:p w14:paraId="10312BEE" w14:textId="79274F26"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Movement </w:t>
      </w:r>
      <w:r w:rsidR="00193A49">
        <w:rPr>
          <w:rFonts w:eastAsia="Times New Roman"/>
          <w:b/>
          <w:bCs/>
          <w:color w:val="000000"/>
        </w:rPr>
        <w:t>r</w:t>
      </w:r>
      <w:r w:rsidRPr="00193A49">
        <w:rPr>
          <w:rFonts w:eastAsia="Times New Roman"/>
          <w:b/>
          <w:bCs/>
          <w:color w:val="000000"/>
        </w:rPr>
        <w:t xml:space="preserve">ate </w:t>
      </w:r>
      <w:r w:rsidR="00193A49">
        <w:rPr>
          <w:rFonts w:eastAsia="Times New Roman"/>
          <w:b/>
          <w:bCs/>
          <w:color w:val="000000"/>
        </w:rPr>
        <w:t>r</w:t>
      </w:r>
      <w:r w:rsidRPr="00193A49">
        <w:rPr>
          <w:rFonts w:eastAsia="Times New Roman"/>
          <w:b/>
          <w:bCs/>
          <w:color w:val="000000"/>
        </w:rPr>
        <w:t>egression</w:t>
      </w:r>
    </w:p>
    <w:p w14:paraId="496F014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The model including an interaction between daily human activity and diel period was the best fit model. Daily human activity had a strong, positive effect on movement rates, and deer movement rate was smaller at night compared to crepuscular times of day, while daytime movement did not differ significantly from crepuscular time periods (Figure 6). Male deer had higher movement rates and the effect of human activity interacting with time of day was significantly negative for both day and night in comparison to crepuscular times of day (Figure 6). Figure 7 shows the effect of this interaction, with deer increasing their movement rate most during crepuscular periods of the </w:t>
      </w:r>
      <w:r w:rsidRPr="002505DE">
        <w:rPr>
          <w:rFonts w:eastAsia="Times New Roman"/>
          <w:color w:val="000000"/>
        </w:rPr>
        <w:lastRenderedPageBreak/>
        <w:t>day in response to human activity and also showing increases in movement rate during the night in response to human activity. Meanwhile we see a decrease in deer movement in response to human activity during the day (Figure 7).</w:t>
      </w:r>
    </w:p>
    <w:p w14:paraId="2F8B5D76" w14:textId="51F7844C" w:rsidR="002D4925" w:rsidRPr="002505DE" w:rsidRDefault="00E121B6" w:rsidP="00167887">
      <w:pPr>
        <w:spacing w:after="160" w:line="480" w:lineRule="auto"/>
        <w:ind w:right="-540"/>
        <w:jc w:val="center"/>
        <w:rPr>
          <w:rFonts w:eastAsia="Times New Roman"/>
        </w:rPr>
      </w:pPr>
      <w:r>
        <w:rPr>
          <w:rFonts w:eastAsia="Times New Roman"/>
          <w:noProof/>
        </w:rPr>
        <w:drawing>
          <wp:inline distT="0" distB="0" distL="0" distR="0" wp14:anchorId="1F9B2610" wp14:editId="642E67C9">
            <wp:extent cx="4515480" cy="3315163"/>
            <wp:effectExtent l="0" t="0" r="0" b="0"/>
            <wp:docPr id="745412938" name="Picture 12" descr="A graph of a person's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2938" name="Picture 12" descr="A graph of a person's activ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5480" cy="3315163"/>
                    </a:xfrm>
                    <a:prstGeom prst="rect">
                      <a:avLst/>
                    </a:prstGeom>
                  </pic:spPr>
                </pic:pic>
              </a:graphicData>
            </a:graphic>
          </wp:inline>
        </w:drawing>
      </w:r>
    </w:p>
    <w:p w14:paraId="42910D5C" w14:textId="3B2DB5AB"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TTE </w:t>
      </w:r>
      <w:r w:rsidR="00193A49" w:rsidRPr="00193A49">
        <w:rPr>
          <w:rFonts w:eastAsia="Times New Roman"/>
          <w:b/>
          <w:bCs/>
          <w:color w:val="000000"/>
        </w:rPr>
        <w:t>m</w:t>
      </w:r>
      <w:r w:rsidRPr="00193A49">
        <w:rPr>
          <w:rFonts w:eastAsia="Times New Roman"/>
          <w:b/>
          <w:bCs/>
          <w:color w:val="000000"/>
        </w:rPr>
        <w:t>odeling</w:t>
      </w:r>
    </w:p>
    <w:p w14:paraId="51BA52F8"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on the study area dependent on camera viewshed estimates were 4.21 deer/km² for a viewshed area of 45m², 3.42 deer/km² for a viewshed area of 65m² and 2.87 deer/km² for a viewshed area of 80m² (Figure 8). As parameters estimates for camera viewshed area increased, density estimates for mule deer decreased. </w:t>
      </w:r>
    </w:p>
    <w:p w14:paraId="1A953500" w14:textId="67335459"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3737C375" wp14:editId="44B37ADC">
            <wp:extent cx="4176712" cy="3032831"/>
            <wp:effectExtent l="0" t="0" r="0" b="0"/>
            <wp:docPr id="17779191" name="Picture 13"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191" name="Picture 13" descr="A diagram of a number of object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190544" cy="3042875"/>
                    </a:xfrm>
                    <a:prstGeom prst="rect">
                      <a:avLst/>
                    </a:prstGeom>
                  </pic:spPr>
                </pic:pic>
              </a:graphicData>
            </a:graphic>
          </wp:inline>
        </w:drawing>
      </w:r>
    </w:p>
    <w:p w14:paraId="740DD80C"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Overall deer density estimates dependent on movement rate estimates for mule deer were 13.91 deer/km² at a movement rate of 41 meters/</w:t>
      </w:r>
      <w:proofErr w:type="spellStart"/>
      <w:r w:rsidRPr="002505DE">
        <w:rPr>
          <w:rFonts w:eastAsia="Times New Roman"/>
          <w:color w:val="000000"/>
        </w:rPr>
        <w:t>hr</w:t>
      </w:r>
      <w:proofErr w:type="spellEnd"/>
      <w:r w:rsidRPr="002505DE">
        <w:rPr>
          <w:rFonts w:eastAsia="Times New Roman"/>
          <w:color w:val="000000"/>
        </w:rPr>
        <w:t>, 4.61 deer/km² at a movement rate of 106 meters/</w:t>
      </w:r>
      <w:proofErr w:type="spellStart"/>
      <w:r w:rsidRPr="002505DE">
        <w:rPr>
          <w:rFonts w:eastAsia="Times New Roman"/>
          <w:color w:val="000000"/>
        </w:rPr>
        <w:t>hr</w:t>
      </w:r>
      <w:proofErr w:type="spellEnd"/>
      <w:r w:rsidRPr="002505DE">
        <w:rPr>
          <w:rFonts w:eastAsia="Times New Roman"/>
          <w:color w:val="000000"/>
        </w:rPr>
        <w:t xml:space="preserve"> and 1.80 deer/km² at a movement rate of 208 meters/</w:t>
      </w:r>
      <w:proofErr w:type="spellStart"/>
      <w:r w:rsidRPr="002505DE">
        <w:rPr>
          <w:rFonts w:eastAsia="Times New Roman"/>
          <w:color w:val="000000"/>
        </w:rPr>
        <w:t>hr</w:t>
      </w:r>
      <w:proofErr w:type="spellEnd"/>
      <w:r w:rsidRPr="002505DE">
        <w:rPr>
          <w:rFonts w:eastAsia="Times New Roman"/>
          <w:color w:val="000000"/>
        </w:rPr>
        <w:t xml:space="preserve"> (Figure 9). The movement rate of 208 meters/</w:t>
      </w:r>
      <w:proofErr w:type="spellStart"/>
      <w:r w:rsidRPr="002505DE">
        <w:rPr>
          <w:rFonts w:eastAsia="Times New Roman"/>
          <w:color w:val="000000"/>
        </w:rPr>
        <w:t>hr</w:t>
      </w:r>
      <w:proofErr w:type="spellEnd"/>
      <w:r w:rsidRPr="002505DE">
        <w:rPr>
          <w:rFonts w:eastAsia="Times New Roman"/>
          <w:color w:val="000000"/>
        </w:rPr>
        <w:t xml:space="preserve"> was estimated from an average movement rate of continuous time movement models fit to the movement data of 9 deer. As deer movement rate increased, estimates of deer density decreased.</w:t>
      </w:r>
    </w:p>
    <w:p w14:paraId="1F4D1280" w14:textId="7EC0F3FB" w:rsidR="00E121B6" w:rsidRPr="002505DE" w:rsidRDefault="00E121B6" w:rsidP="00167887">
      <w:pPr>
        <w:spacing w:after="160" w:line="480" w:lineRule="auto"/>
        <w:ind w:right="-540"/>
        <w:jc w:val="center"/>
        <w:rPr>
          <w:rFonts w:eastAsia="Times New Roman"/>
        </w:rPr>
      </w:pPr>
      <w:r>
        <w:rPr>
          <w:rFonts w:eastAsia="Times New Roman"/>
          <w:noProof/>
        </w:rPr>
        <w:lastRenderedPageBreak/>
        <w:drawing>
          <wp:inline distT="0" distB="0" distL="0" distR="0" wp14:anchorId="4B5CDADF" wp14:editId="7B482562">
            <wp:extent cx="3957637" cy="2685273"/>
            <wp:effectExtent l="0" t="0" r="5080" b="1270"/>
            <wp:docPr id="1083093744" name="Picture 1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744" name="Picture 14" descr="A graph of a number of objec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974919" cy="2696999"/>
                    </a:xfrm>
                    <a:prstGeom prst="rect">
                      <a:avLst/>
                    </a:prstGeom>
                  </pic:spPr>
                </pic:pic>
              </a:graphicData>
            </a:graphic>
          </wp:inline>
        </w:drawing>
      </w:r>
    </w:p>
    <w:p w14:paraId="52262A09" w14:textId="3779BCE0"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Data was sufficient to estimate densities at 21 individual cameras. Four models had a </w:t>
      </w:r>
      <w:proofErr w:type="spellStart"/>
      <w:r w:rsidRPr="002505DE">
        <w:rPr>
          <w:rFonts w:eastAsia="Times New Roman"/>
          <w:color w:val="000000"/>
        </w:rPr>
        <w:t>ΔAICc</w:t>
      </w:r>
      <w:proofErr w:type="spellEnd"/>
      <w:r w:rsidRPr="002505DE">
        <w:rPr>
          <w:rFonts w:eastAsia="Times New Roman"/>
          <w:color w:val="000000"/>
        </w:rPr>
        <w:t xml:space="preserve"> &lt; 2 (Table 4) and were model averaged to get final parameter estimates. All four models contained either trail density at a grid cell scale, or relative human activity. The full model average resulted in no strong effect of any of the covariates and camera-level density (Figure 10). The intercept, or average density at cameras, was </w:t>
      </w:r>
      <w:r w:rsidR="00B839A6">
        <w:rPr>
          <w:rFonts w:eastAsia="Times New Roman"/>
          <w:color w:val="000000"/>
        </w:rPr>
        <w:t>0.613</w:t>
      </w:r>
      <w:r w:rsidRPr="002505DE">
        <w:rPr>
          <w:rFonts w:eastAsia="Times New Roman"/>
          <w:color w:val="000000"/>
        </w:rPr>
        <w:t xml:space="preserve"> deer/km², trail density at the camera grid level had a non-significant, negative effect; relative human activity had a non-significant, negative effect and slope had a weak, non-significant, negative effect. </w:t>
      </w:r>
    </w:p>
    <w:p w14:paraId="1D2787D8" w14:textId="4B15BEC4" w:rsidR="002505DE" w:rsidRDefault="002505DE" w:rsidP="00167887">
      <w:pPr>
        <w:spacing w:line="480" w:lineRule="auto"/>
        <w:jc w:val="center"/>
        <w:rPr>
          <w:rFonts w:eastAsia="Times New Roman"/>
        </w:rPr>
      </w:pPr>
    </w:p>
    <w:p w14:paraId="4E3C269C" w14:textId="4999AE3A" w:rsidR="00E121B6" w:rsidRPr="002505DE" w:rsidRDefault="00B839A6" w:rsidP="00167887">
      <w:pPr>
        <w:spacing w:line="480" w:lineRule="auto"/>
        <w:jc w:val="center"/>
        <w:rPr>
          <w:rFonts w:eastAsia="Times New Roman"/>
        </w:rPr>
      </w:pPr>
      <w:r>
        <w:rPr>
          <w:rFonts w:eastAsia="Times New Roman"/>
          <w:noProof/>
        </w:rPr>
        <w:lastRenderedPageBreak/>
        <w:drawing>
          <wp:inline distT="0" distB="0" distL="0" distR="0" wp14:anchorId="27BDCE79" wp14:editId="36AFB3B8">
            <wp:extent cx="4033837" cy="2861728"/>
            <wp:effectExtent l="0" t="0" r="5080" b="0"/>
            <wp:docPr id="2040390126"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90126" name="Picture 16" descr="A diagram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40608" cy="2866532"/>
                    </a:xfrm>
                    <a:prstGeom prst="rect">
                      <a:avLst/>
                    </a:prstGeom>
                  </pic:spPr>
                </pic:pic>
              </a:graphicData>
            </a:graphic>
          </wp:inline>
        </w:drawing>
      </w:r>
    </w:p>
    <w:p w14:paraId="10932484" w14:textId="181B542C" w:rsidR="002505DE" w:rsidRPr="002505DE" w:rsidRDefault="002505DE" w:rsidP="00167887">
      <w:pPr>
        <w:spacing w:after="160" w:line="480" w:lineRule="auto"/>
        <w:ind w:right="-540"/>
        <w:rPr>
          <w:rFonts w:eastAsia="Times New Roman"/>
        </w:rPr>
      </w:pPr>
      <w:commentRangeStart w:id="61"/>
      <w:r w:rsidRPr="002505DE">
        <w:rPr>
          <w:rFonts w:eastAsia="Times New Roman"/>
          <w:b/>
          <w:bCs/>
          <w:color w:val="000000"/>
        </w:rPr>
        <w:t>D</w:t>
      </w:r>
      <w:r w:rsidR="00AF4F8D">
        <w:rPr>
          <w:rFonts w:eastAsia="Times New Roman"/>
          <w:b/>
          <w:bCs/>
          <w:color w:val="000000"/>
        </w:rPr>
        <w:t>ISCUSSION</w:t>
      </w:r>
      <w:commentRangeEnd w:id="61"/>
      <w:r w:rsidR="003D259D">
        <w:rPr>
          <w:rStyle w:val="CommentReference"/>
        </w:rPr>
        <w:commentReference w:id="61"/>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models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with human activity, is indicative of areas where forest management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the shrub habitat providing a greater abundance and diversity of browse for mule deer (Bombaci et al. 2016, Miller et al. 2019). Habitat management of winter </w:t>
      </w:r>
      <w:r w:rsidRPr="002505DE">
        <w:rPr>
          <w:rFonts w:eastAsia="Times New Roman"/>
          <w:color w:val="000000"/>
        </w:rPr>
        <w:lastRenderedPageBreak/>
        <w:t>range for mule deer may be rendered less effective with increasing human recreation as potentially important cover habitat is removed and productive foraging habitat is perceived to be riskier. Thoughtful consideration of the goals of pinyon-juniper management may be needed to balance the needs of wildlife management along with other benefits of this practice (Miller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183B80F5"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This change in habitat preference as a result of human presence has also been observed in other wildlife species (Cristescu et al. 2013, Smith et al. 2019). Competing </w:t>
      </w:r>
      <w:proofErr w:type="spellStart"/>
      <w:r w:rsidRPr="002505DE">
        <w:rPr>
          <w:rFonts w:eastAsia="Times New Roman"/>
          <w:color w:val="000000"/>
        </w:rPr>
        <w:t>mesocarnivore</w:t>
      </w:r>
      <w:proofErr w:type="spellEnd"/>
      <w:r w:rsidRPr="002505DE">
        <w:rPr>
          <w:rFonts w:eastAsia="Times New Roman"/>
          <w:color w:val="000000"/>
        </w:rPr>
        <w:t xml:space="preserv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This pattern suggests niche compression due to human activity (Gilbert et al. 2022) could be at play on our study area, if deer are facing competition from other herbivores, such as elk, simultaneously altering habitat selection in response to human presence. Further research of competition with other ungulate/herbivore species from niche compression could reveal an indirect pathway impacting mule deer, or competing ungulate species, initiated by increased </w:t>
      </w:r>
      <w:r w:rsidRPr="002505DE">
        <w:rPr>
          <w:rFonts w:eastAsia="Times New Roman"/>
          <w:color w:val="000000"/>
        </w:rPr>
        <w:lastRenderedPageBreak/>
        <w:t>human presence. Greater intraspecies competition could also result from increased human presence as well if individual deer are seeking a similar solution to human presence. </w:t>
      </w:r>
    </w:p>
    <w:p w14:paraId="3DCF0647" w14:textId="2106C4B2"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also show divergent responses to increasing human activity depending on the time of day. During the day, deer moved less in response to increasing human activity while at night and during dawn/dusk they moved more. Changes to activity patterns of mule deer, and specifically reducing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On a global scale, human footprint has been shown to reduce terrestrial mammal movements and increase wildlife nocturnality (Gaynor et al. 2018, Tucker et al. 2018), while a different review found that human disturbance changed animal movement across taxa, with disturbance caused by human activities like recreation causing a greater effect than habitat modification (Doherty et al. 2021).</w:t>
      </w:r>
    </w:p>
    <w:p w14:paraId="4A30B260" w14:textId="41663C1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Previous telemetry work similarly </w:t>
      </w:r>
      <w:r w:rsidRPr="002505DE">
        <w:rPr>
          <w:rFonts w:eastAsia="Times New Roman"/>
          <w:color w:val="000000"/>
        </w:rPr>
        <w:lastRenderedPageBreak/>
        <w:t xml:space="preserve">did not find avoidance of trail by mule deer unlike elk (Wisdom et al. 2004), indicating the possibility that elk could be more sensitive to human presence. However, indirect loss of habitat has been found for mule deer on winter range in response to natural gas drilling (Sawyer et al. 2006). Distance to trail was modeled as a linear response in my model set. It is possible the relationship between habitat selection and distance to trail is more complex, resulting in selection for an intermediate distance from trail. 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also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humans, such as developed land cover, actively managed and fallow agriculture fields, and riparian habitat. The trail network could in fact allow deer to balance foraging risk tradeoff by offering a less risky habitat in comparison to open fields to utilize during the day for refuge. Deer could also prefer similar biophysical characteristics we use for trails that we</w:t>
      </w:r>
      <w:r w:rsidR="003D0A8A">
        <w:rPr>
          <w:rFonts w:eastAsia="Times New Roman"/>
          <w:color w:val="000000"/>
        </w:rPr>
        <w:t xml:space="preserve"> did</w:t>
      </w:r>
      <w:r w:rsidRPr="002505DE">
        <w:rPr>
          <w:rFonts w:eastAsia="Times New Roman"/>
          <w:color w:val="000000"/>
        </w:rPr>
        <w:t xml:space="preserve"> not consider in this model, coincidentally causing this preference for areas near trails. Deer could also be habituated to the repeated stimuli of recreation showing decreased responses in terms of avoidance, as ungulate populations in areas of high human presence have shown weaker flight responses (</w:t>
      </w:r>
      <w:proofErr w:type="spellStart"/>
      <w:r w:rsidRPr="002505DE">
        <w:rPr>
          <w:rFonts w:eastAsia="Times New Roman"/>
          <w:color w:val="000000"/>
        </w:rPr>
        <w:t>Stankowich</w:t>
      </w:r>
      <w:proofErr w:type="spellEnd"/>
      <w:r w:rsidRPr="002505DE">
        <w:rPr>
          <w:rFonts w:eastAsia="Times New Roman"/>
          <w:color w:val="000000"/>
        </w:rPr>
        <w:t xml:space="preserve"> 2008)</w:t>
      </w:r>
    </w:p>
    <w:p w14:paraId="4937EBE2"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Potential foraging habitat, represented by wetland and herbaceous land cover, did have a positive effect on selection, with these land cover types creating a strong enough draw to overcome </w:t>
      </w:r>
      <w:r w:rsidRPr="002505DE">
        <w:rPr>
          <w:rFonts w:eastAsia="Times New Roman"/>
          <w:color w:val="000000"/>
        </w:rPr>
        <w:lastRenderedPageBreak/>
        <w:t>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w:t>
      </w:r>
      <w:proofErr w:type="spellStart"/>
      <w:r w:rsidRPr="002505DE">
        <w:rPr>
          <w:rFonts w:eastAsia="Times New Roman"/>
          <w:color w:val="000000"/>
        </w:rPr>
        <w:t>Fieberg</w:t>
      </w:r>
      <w:proofErr w:type="spellEnd"/>
      <w:r w:rsidRPr="002505DE">
        <w:rPr>
          <w:rFonts w:eastAsia="Times New Roman"/>
          <w:color w:val="000000"/>
        </w:rPr>
        <w:t xml:space="preserve"> et al. 2021). In reality, herbaceous and wetland habitat is an order of magnitude rarer in availability than shrub or forest habitat. Selection does not indicate where an animal is likely to be found most of the time, but where it selects for with all other variables held constant and different habitat being equally available (</w:t>
      </w:r>
      <w:proofErr w:type="spellStart"/>
      <w:r w:rsidRPr="002505DE">
        <w:rPr>
          <w:rFonts w:eastAsia="Times New Roman"/>
          <w:color w:val="000000"/>
        </w:rPr>
        <w:t>Fieberg</w:t>
      </w:r>
      <w:proofErr w:type="spellEnd"/>
      <w:r w:rsidRPr="002505DE">
        <w:rPr>
          <w:rFonts w:eastAsia="Times New Roman"/>
          <w:color w:val="000000"/>
        </w:rPr>
        <w:t xml:space="preserve">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w:t>
      </w:r>
      <w:r w:rsidRPr="002505DE">
        <w:rPr>
          <w:rFonts w:eastAsia="Times New Roman"/>
          <w:color w:val="000000"/>
        </w:rPr>
        <w:lastRenderedPageBreak/>
        <w:t>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0F3D3D39" w14:textId="35D869AE" w:rsidR="0015785E"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2403E08F" w14:textId="77777777" w:rsidR="00DD4D69" w:rsidRPr="00DD4D69" w:rsidRDefault="00DD4D69" w:rsidP="00167887">
      <w:pPr>
        <w:spacing w:after="160" w:line="480" w:lineRule="auto"/>
        <w:ind w:right="-540"/>
        <w:rPr>
          <w:rFonts w:eastAsia="Times New Roman"/>
        </w:rPr>
      </w:pPr>
    </w:p>
    <w:p w14:paraId="4BD65862" w14:textId="77777777" w:rsidR="0015785E" w:rsidRDefault="0015785E" w:rsidP="00167887">
      <w:pPr>
        <w:spacing w:after="160" w:line="480" w:lineRule="auto"/>
        <w:ind w:right="-540"/>
        <w:rPr>
          <w:rFonts w:eastAsia="Times New Roman"/>
          <w:i/>
          <w:iCs/>
          <w:color w:val="000000"/>
        </w:rPr>
      </w:pPr>
    </w:p>
    <w:p w14:paraId="08856310" w14:textId="3129B261"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d</w:t>
      </w:r>
      <w:r w:rsidRPr="00193A49">
        <w:rPr>
          <w:rFonts w:eastAsia="Times New Roman"/>
          <w:b/>
          <w:bCs/>
          <w:color w:val="000000"/>
        </w:rPr>
        <w:t xml:space="preserve">ensity </w:t>
      </w:r>
      <w:r w:rsidR="00193A49">
        <w:rPr>
          <w:rFonts w:eastAsia="Times New Roman"/>
          <w:b/>
          <w:bCs/>
          <w:color w:val="000000"/>
        </w:rPr>
        <w:t>e</w:t>
      </w:r>
      <w:r w:rsidRPr="00193A49">
        <w:rPr>
          <w:rFonts w:eastAsia="Times New Roman"/>
          <w:b/>
          <w:bCs/>
          <w:color w:val="000000"/>
        </w:rPr>
        <w:t>stimates</w:t>
      </w:r>
    </w:p>
    <w:p w14:paraId="00360722" w14:textId="697CD138" w:rsidR="002505DE" w:rsidRPr="002505DE" w:rsidRDefault="002505DE" w:rsidP="00167887">
      <w:pPr>
        <w:spacing w:after="160" w:line="480" w:lineRule="auto"/>
        <w:ind w:right="-540"/>
        <w:rPr>
          <w:rFonts w:eastAsia="Times New Roman"/>
        </w:rPr>
      </w:pPr>
      <w:r w:rsidRPr="002505DE">
        <w:rPr>
          <w:rFonts w:eastAsia="Times New Roman"/>
          <w:color w:val="000000"/>
        </w:rPr>
        <w:t>Time to event modeling is part of a relatively new set of models still under development, with separate simulation studies finding an overestimation (Santini et al. 2022) or an underestimation (Moeller et al. 2018) of density, depending on the animal movement model used in simulations. Uncertainty and bias in estimates can also be introduced when assumptions of the model are not met, and we follow recommendations in consideration of these violations (Gilbert et al. 2021). Previous research into TTE models indicated they are robust to some assumptions but suffer decreased accuracy and bias when movement rate was poorly estimated, when cameras are placed non randomly with respect to habitat, and with inaccurate measurements of camera viewshed area (Moeller et al. 2018,</w:t>
      </w:r>
      <w:r w:rsidR="0015785E">
        <w:rPr>
          <w:rFonts w:eastAsia="Times New Roman"/>
          <w:color w:val="000000"/>
        </w:rPr>
        <w:t xml:space="preserve"> </w:t>
      </w:r>
      <w:r w:rsidR="0015785E" w:rsidRPr="002505DE">
        <w:rPr>
          <w:rFonts w:eastAsia="Times New Roman"/>
          <w:color w:val="000000"/>
        </w:rPr>
        <w:t>Loonam et al. 2021</w:t>
      </w:r>
      <w:r w:rsidR="0015785E">
        <w:rPr>
          <w:rFonts w:eastAsia="Times New Roman"/>
          <w:color w:val="000000"/>
        </w:rPr>
        <w:t>,</w:t>
      </w:r>
      <w:r w:rsidRPr="002505DE">
        <w:rPr>
          <w:rFonts w:eastAsia="Times New Roman"/>
          <w:color w:val="000000"/>
        </w:rPr>
        <w:t xml:space="preserve"> </w:t>
      </w:r>
      <w:r w:rsidR="0015785E" w:rsidRPr="002505DE">
        <w:rPr>
          <w:rFonts w:eastAsia="Times New Roman"/>
          <w:color w:val="000000"/>
        </w:rPr>
        <w:t>Santini et al. 2022</w:t>
      </w:r>
      <w:r w:rsidR="0015785E">
        <w:rPr>
          <w:rFonts w:eastAsia="Times New Roman"/>
          <w:color w:val="000000"/>
        </w:rPr>
        <w:t xml:space="preserve">, </w:t>
      </w:r>
      <w:r w:rsidRPr="002505DE">
        <w:rPr>
          <w:rFonts w:eastAsia="Times New Roman"/>
          <w:color w:val="000000"/>
        </w:rPr>
        <w:t>Moeller et al. 2023). However, previous studies found TTE models to have comparable estimates of density to more established methods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Loonam et al. 2021</w:t>
      </w:r>
      <w:r w:rsidR="0076619F">
        <w:rPr>
          <w:rFonts w:eastAsia="Times New Roman"/>
          <w:color w:val="000000"/>
        </w:rPr>
        <w:t>a</w:t>
      </w:r>
      <w:r w:rsidRPr="002505DE">
        <w:rPr>
          <w:rFonts w:eastAsia="Times New Roman"/>
          <w:color w:val="000000"/>
        </w:rPr>
        <w:t xml:space="preserve">). We attempted to account for uncertainty in movement rate using two estimates of movement rate from discrete movement data, including intervals between locations less than 2 </w:t>
      </w:r>
      <w:proofErr w:type="spellStart"/>
      <w:r w:rsidRPr="002505DE">
        <w:rPr>
          <w:rFonts w:eastAsia="Times New Roman"/>
          <w:color w:val="000000"/>
        </w:rPr>
        <w:t>hrs</w:t>
      </w:r>
      <w:proofErr w:type="spellEnd"/>
      <w:r w:rsidRPr="002505DE">
        <w:rPr>
          <w:rFonts w:eastAsia="Times New Roman"/>
          <w:color w:val="000000"/>
        </w:rPr>
        <w:t xml:space="preserve"> (41 meters/</w:t>
      </w:r>
      <w:proofErr w:type="spellStart"/>
      <w:r w:rsidRPr="002505DE">
        <w:rPr>
          <w:rFonts w:eastAsia="Times New Roman"/>
          <w:color w:val="000000"/>
        </w:rPr>
        <w:t>hr</w:t>
      </w:r>
      <w:proofErr w:type="spellEnd"/>
      <w:r w:rsidRPr="002505DE">
        <w:rPr>
          <w:rFonts w:eastAsia="Times New Roman"/>
          <w:color w:val="000000"/>
        </w:rPr>
        <w:t xml:space="preserve">), less than 1 </w:t>
      </w:r>
      <w:proofErr w:type="spellStart"/>
      <w:r w:rsidRPr="002505DE">
        <w:rPr>
          <w:rFonts w:eastAsia="Times New Roman"/>
          <w:color w:val="000000"/>
        </w:rPr>
        <w:t>hr</w:t>
      </w:r>
      <w:proofErr w:type="spellEnd"/>
      <w:r w:rsidRPr="002505DE">
        <w:rPr>
          <w:rFonts w:eastAsia="Times New Roman"/>
          <w:color w:val="000000"/>
        </w:rPr>
        <w:t xml:space="preserve"> (106 meters/</w:t>
      </w:r>
      <w:proofErr w:type="spellStart"/>
      <w:r w:rsidRPr="002505DE">
        <w:rPr>
          <w:rFonts w:eastAsia="Times New Roman"/>
          <w:color w:val="000000"/>
        </w:rPr>
        <w:t>hr</w:t>
      </w:r>
      <w:proofErr w:type="spellEnd"/>
      <w:r w:rsidRPr="002505DE">
        <w:rPr>
          <w:rFonts w:eastAsia="Times New Roman"/>
          <w:color w:val="000000"/>
        </w:rPr>
        <w:t>) and using a continuous time movement model robust to the resolution of location data (208 meters/</w:t>
      </w:r>
      <w:proofErr w:type="spellStart"/>
      <w:r w:rsidRPr="002505DE">
        <w:rPr>
          <w:rFonts w:eastAsia="Times New Roman"/>
          <w:color w:val="000000"/>
        </w:rPr>
        <w:t>hr</w:t>
      </w:r>
      <w:proofErr w:type="spellEnd"/>
      <w:r w:rsidRPr="002505DE">
        <w:rPr>
          <w:rFonts w:eastAsia="Times New Roman"/>
          <w:color w:val="000000"/>
        </w:rPr>
        <w:t xml:space="preserve">) (Noonan et al. 2019). With density estimates decreasing with movement speed, we suspect, if anything, a </w:t>
      </w:r>
      <w:r w:rsidRPr="002505DE">
        <w:rPr>
          <w:rFonts w:eastAsia="Times New Roman"/>
          <w:color w:val="000000"/>
        </w:rPr>
        <w:lastRenderedPageBreak/>
        <w:t>positive bias in density (Loonam et al. 2021</w:t>
      </w:r>
      <w:r w:rsidR="0076619F">
        <w:rPr>
          <w:rFonts w:eastAsia="Times New Roman"/>
          <w:color w:val="000000"/>
        </w:rPr>
        <w:t>a</w:t>
      </w:r>
      <w:r w:rsidRPr="002505DE">
        <w:rPr>
          <w:rFonts w:eastAsia="Times New Roman"/>
          <w:color w:val="000000"/>
        </w:rPr>
        <w:t xml:space="preserve">, Santini et al. 2022). At the landscape level, cameras were placed systematically, and were then placed randomly within grid cells, while trails were targeted within proximity of randomized locations. Cameras were placed randomly at 2 of 3 scales, and followed recommendations of </w:t>
      </w:r>
      <w:r w:rsidRPr="002505DE">
        <w:rPr>
          <w:rFonts w:eastAsia="Times New Roman"/>
          <w:i/>
          <w:iCs/>
          <w:color w:val="000000"/>
        </w:rPr>
        <w:t xml:space="preserve">a priori </w:t>
      </w:r>
      <w:r w:rsidRPr="002505DE">
        <w:rPr>
          <w:rFonts w:eastAsia="Times New Roman"/>
          <w:color w:val="000000"/>
        </w:rPr>
        <w:t>rules for camera deployment (Loonam et al. 2021). Cameras placed randomly at microsite scales could be impractical with camera viewsheds potentially being obstructed and censored from analysis (Loonam et al. 2021). We would expect our non-random placement of cameras along travel corridors, would increase detection rate and would once again bias estimates high (Loonam et al. 2021). We attempted to account for uncertainty surrounding camera viewshed area estimates by including density estimates at three different parameter values, finding a decrease in density estimates with an increase in camera viewshed area. Given our conservative estimate of camera viewshed area, we again suspect this may overestimate deer density, while other studies have similarly used a single value to represent viewshed area across all cameras (</w:t>
      </w:r>
      <w:r w:rsidR="00AA612A" w:rsidRPr="002505DE">
        <w:rPr>
          <w:rFonts w:eastAsia="Times New Roman"/>
          <w:color w:val="000000"/>
        </w:rPr>
        <w:t>Moeller et al. 2018</w:t>
      </w:r>
      <w:r w:rsidR="00AA612A">
        <w:rPr>
          <w:rFonts w:eastAsia="Times New Roman"/>
          <w:color w:val="000000"/>
        </w:rPr>
        <w:t xml:space="preserve">, </w:t>
      </w:r>
      <w:r w:rsidR="00AA612A" w:rsidRPr="002505DE">
        <w:rPr>
          <w:rFonts w:eastAsia="Times New Roman"/>
          <w:color w:val="000000"/>
        </w:rPr>
        <w:t>Loonam et al. 2021</w:t>
      </w:r>
      <w:r w:rsidR="00AA612A">
        <w:rPr>
          <w:rFonts w:eastAsia="Times New Roman"/>
          <w:color w:val="000000"/>
        </w:rPr>
        <w:t xml:space="preserve">, </w:t>
      </w:r>
      <w:r w:rsidRPr="002505DE">
        <w:rPr>
          <w:rFonts w:eastAsia="Times New Roman"/>
          <w:color w:val="000000"/>
        </w:rPr>
        <w:t>Ausband et al. 2022, McMurry et al. 2023). Considering our attempts to account for uncertainty in estimates in our area and movement rate parameters, previous findings indicating comparable estimates of TTE models to other estimates of density, and the violation of all these assumptions more likely leading to overestimation of density, we feel confident in our density estimates reflecting a low density of mule deer on our study area in comparison to other winter ranges.</w:t>
      </w:r>
    </w:p>
    <w:p w14:paraId="33BC505E" w14:textId="614BCBD2"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Density of mule deer on our study area was estimated using time to event modeling resulting in estimates of 1.8-13 deer/km² depending on different estimates of camera viewshed area and movement rates. We focused our density estimates in pinyon-juniper habitat as we were most interested in the density of deer this predominant winter range habitat type could </w:t>
      </w:r>
      <w:proofErr w:type="gramStart"/>
      <w:r w:rsidRPr="002505DE">
        <w:rPr>
          <w:rFonts w:eastAsia="Times New Roman"/>
          <w:color w:val="000000"/>
        </w:rPr>
        <w:t>support</w:t>
      </w:r>
      <w:proofErr w:type="gramEnd"/>
      <w:r w:rsidRPr="002505DE">
        <w:rPr>
          <w:rFonts w:eastAsia="Times New Roman"/>
          <w:color w:val="000000"/>
        </w:rPr>
        <w:t xml:space="preserve"> and this is where recreation took place. Density estimates for other winter ranges in Colorado include estimates ranging from 4-14 deer/km² to 20-84 deer/km² across the Uncompahgre Plateau (Bergman et al. 2015). Earlier mule deer density estimates from the same range were &lt;2 to &gt;30 deer/km², with chosen study sites having densities that varied between 31-59 deer/km² regularly reaching 85 deer/km² (Bishop et al. 2009). Elsewhere in Colorado, mule deer density estimates on a winter range impacted by natural gas development were ~6-14 deer/km² (Northrup et al. 2021), while earlier estimates on the same range were ~40-80 deer/km² before natural and intended reductions brought densities down to ~20 deer/km² (White and Bartmann 1998). By comparison, our estimate of mule deer density is on the low end for reported densities in comparison with other winter ranges comprised of pinyon-juniper habitat, and in line with estimates of deer densities on winter range with high intensities of energy development (Northrup et al. 2021). Furthermore, while our model average results were non-significant, our top models of density estimates at individual cameras </w:t>
      </w:r>
      <w:r w:rsidR="00AA612A" w:rsidRPr="002505DE">
        <w:rPr>
          <w:rFonts w:eastAsia="Times New Roman"/>
          <w:color w:val="000000"/>
        </w:rPr>
        <w:t>repeatedly contained</w:t>
      </w:r>
      <w:r w:rsidRPr="002505DE">
        <w:rPr>
          <w:rFonts w:eastAsia="Times New Roman"/>
          <w:color w:val="000000"/>
        </w:rPr>
        <w:t xml:space="preserve"> human activity and trail density. With these factors explaining the data better than any other included covariates; suggesting trail density, and relative human activity may play a role in decreases in density.</w:t>
      </w:r>
    </w:p>
    <w:p w14:paraId="3FA8E489" w14:textId="2C578D67" w:rsidR="000C789E" w:rsidRPr="00DD4D69" w:rsidRDefault="002505DE" w:rsidP="00167887">
      <w:pPr>
        <w:spacing w:after="160" w:line="480" w:lineRule="auto"/>
        <w:ind w:right="-540"/>
        <w:rPr>
          <w:rFonts w:eastAsia="Times New Roman"/>
        </w:rPr>
      </w:pPr>
      <w:r w:rsidRPr="002505DE">
        <w:rPr>
          <w:rFonts w:eastAsia="Times New Roman"/>
          <w:color w:val="000000"/>
        </w:rPr>
        <w:lastRenderedPageBreak/>
        <w:t xml:space="preserve">While our density estimate is </w:t>
      </w:r>
      <w:r w:rsidR="00AA612A" w:rsidRPr="002505DE">
        <w:rPr>
          <w:rFonts w:eastAsia="Times New Roman"/>
          <w:color w:val="000000"/>
        </w:rPr>
        <w:t xml:space="preserve">low </w:t>
      </w:r>
      <w:r w:rsidR="00AA612A">
        <w:rPr>
          <w:rFonts w:eastAsia="Times New Roman"/>
          <w:color w:val="000000"/>
        </w:rPr>
        <w:t xml:space="preserve">compared </w:t>
      </w:r>
      <w:r w:rsidRPr="002505DE">
        <w:rPr>
          <w:rFonts w:eastAsia="Times New Roman"/>
          <w:color w:val="000000"/>
        </w:rPr>
        <w:t>to values from other winter ranges, this is not necessarily a reflection of human disturbance. Low densities could simply reflect timing of surveys, our density estimate took place in late spring (April-May) immediately prior to deer migrating to summer range, with deer less constrained by snow during this time of year and therefore potentially less concentrated than if surveys had been conducted earlier in winter. Additionally, lower density could be an artifact of past conditions or events that reduced density, as well as a product of limitation on summer range, although as previously discussed mule deer in Colorado are thought to be limited by winter habitat (</w:t>
      </w:r>
      <w:r w:rsidR="00AA612A" w:rsidRPr="002505DE">
        <w:rPr>
          <w:rFonts w:eastAsia="Times New Roman"/>
          <w:color w:val="000000"/>
        </w:rPr>
        <w:t>Bishop et al. 2009</w:t>
      </w:r>
      <w:r w:rsidR="00AA612A">
        <w:rPr>
          <w:rFonts w:eastAsia="Times New Roman"/>
          <w:color w:val="000000"/>
        </w:rPr>
        <w:t xml:space="preserve">, </w:t>
      </w:r>
      <w:r w:rsidRPr="002505DE">
        <w:rPr>
          <w:rFonts w:eastAsia="Times New Roman"/>
          <w:color w:val="000000"/>
        </w:rPr>
        <w:t>Bergman et al. 2015, Northrup et al. 2021). Lower density could also be due to poor habitat quality regardless of human activity potentially limiting nutritional carrying capacity of the range (Northrup et al. 2021). Nevertheless, the notion of anthropogenic caused habitat degradation, loss or avoidance has been suggested as a mechanism limiting carrying capacity, supporting the evidence of our individual camera density modeling (Forrester and Wittmer 2013, Johnson et al. 2017). Unfortunately, the scope of these competing hypotheses is beyond the capabilities of our study but the possibilities to expand beyond the framework of our study to answer these questions will be discussed later.</w:t>
      </w:r>
    </w:p>
    <w:p w14:paraId="45C21EA0" w14:textId="7FB78CF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Density dependent impacts</w:t>
      </w:r>
    </w:p>
    <w:p w14:paraId="431DB77E" w14:textId="42ADF033" w:rsidR="002505DE" w:rsidRPr="002505DE" w:rsidRDefault="002505DE" w:rsidP="00167887">
      <w:pPr>
        <w:spacing w:after="160" w:line="480" w:lineRule="auto"/>
        <w:ind w:right="-540"/>
        <w:rPr>
          <w:rFonts w:eastAsia="Times New Roman"/>
        </w:rPr>
      </w:pPr>
      <w:r w:rsidRPr="002505DE">
        <w:rPr>
          <w:rFonts w:eastAsia="Times New Roman"/>
          <w:color w:val="000000"/>
        </w:rPr>
        <w:t>Regardless of the cause, low densities raise questions about density dependence, which can modulate the impact of recreation (</w:t>
      </w:r>
      <w:proofErr w:type="spellStart"/>
      <w:r w:rsidRPr="002505DE">
        <w:rPr>
          <w:rFonts w:eastAsia="Times New Roman"/>
          <w:color w:val="000000"/>
        </w:rPr>
        <w:t>Tablado</w:t>
      </w:r>
      <w:proofErr w:type="spellEnd"/>
      <w:r w:rsidRPr="002505DE">
        <w:rPr>
          <w:rFonts w:eastAsia="Times New Roman"/>
          <w:color w:val="000000"/>
        </w:rPr>
        <w:t xml:space="preserve"> and Jenni 2017). For large-bodied, long-lived species like mule deer, whose life history is characterized by small litter sizes, multiple reproductive </w:t>
      </w:r>
      <w:r w:rsidRPr="002505DE">
        <w:rPr>
          <w:rFonts w:eastAsia="Times New Roman"/>
          <w:color w:val="000000"/>
        </w:rPr>
        <w:lastRenderedPageBreak/>
        <w:t>efforts, and high adult survival rates, density-dependence plays a critical role in population dynamics (</w:t>
      </w:r>
      <w:r w:rsidR="00AA612A" w:rsidRPr="002505DE">
        <w:rPr>
          <w:rFonts w:eastAsia="Times New Roman"/>
          <w:color w:val="000000"/>
        </w:rPr>
        <w:t>Bowyer et al. 2014</w:t>
      </w:r>
      <w:r w:rsidR="00AA612A">
        <w:rPr>
          <w:rFonts w:eastAsia="Times New Roman"/>
          <w:color w:val="000000"/>
        </w:rPr>
        <w:t xml:space="preserve">, </w:t>
      </w:r>
      <w:r w:rsidRPr="002505DE">
        <w:rPr>
          <w:rFonts w:eastAsia="Times New Roman"/>
          <w:color w:val="000000"/>
        </w:rPr>
        <w:t>Bergman et al. 2015). Increasing competition for resources at higher densities leads to worsening nutritional condition causing decreases in reproduction and survival metrics contributing to lower population growth rates (Bowyer et al. 2014, Monteith et al. 2014). With lower densities of mule deer, improved nutritional condition and reproductive rates of adult females, in addition to improved survival rates of juveniles could counteract some of the negative behavioral consequences of human recreation. While this has not been shown in ungulates, reduced densities of woodlarks in highly disturbed sites exhibited density dependent responses of larger chick masses, higher post-fledgling survival, and lower rates of starvation related nestling mortality compared with high bird density, less disturbed sites (</w:t>
      </w:r>
      <w:proofErr w:type="spellStart"/>
      <w:r w:rsidRPr="002505DE">
        <w:rPr>
          <w:rFonts w:eastAsia="Times New Roman"/>
          <w:color w:val="000000"/>
        </w:rPr>
        <w:t>Mallord</w:t>
      </w:r>
      <w:proofErr w:type="spellEnd"/>
      <w:r w:rsidRPr="002505DE">
        <w:rPr>
          <w:rFonts w:eastAsia="Times New Roman"/>
          <w:color w:val="000000"/>
        </w:rPr>
        <w:t xml:space="preserve"> et al. 2007). However, recreation is often associated with habitat degradation (</w:t>
      </w:r>
      <w:proofErr w:type="spellStart"/>
      <w:r w:rsidRPr="002505DE">
        <w:rPr>
          <w:rFonts w:eastAsia="Times New Roman"/>
          <w:color w:val="000000"/>
        </w:rPr>
        <w:t>Tablado</w:t>
      </w:r>
      <w:proofErr w:type="spellEnd"/>
      <w:r w:rsidRPr="002505DE">
        <w:rPr>
          <w:rFonts w:eastAsia="Times New Roman"/>
          <w:color w:val="000000"/>
        </w:rPr>
        <w:t xml:space="preserve"> and Jenni 2017), providing a possible mechanism for reductions in carrying capacity of disturbed landscapes to lower densities (Bergman et al. 2015). Additionally, human disturbance during calving season has been shown to impact reproductive rates of elk, indicating the timing of disturbance could cause a density-independent effect on wildlife, although elk density was not considered in these studies (Phillips and Aldredge 2000, Shively et al. 2005). Determining the impacts of recreation at the population level within the context of density dependence population dynamics will be important to understanding whether recreation simply impacts density, resulting in a smaller population with improved vital rates, or if recreation might additionally lower carrying capacity resulting in lower </w:t>
      </w:r>
      <w:r w:rsidRPr="002505DE">
        <w:rPr>
          <w:rFonts w:eastAsia="Times New Roman"/>
          <w:color w:val="000000"/>
        </w:rPr>
        <w:lastRenderedPageBreak/>
        <w:t>density populations with poor nutrition and vital rates. Measuring nutritional carrying capacity (Montieth et al. 2014) as a component in future study designs provides a pathway to answer these questions. </w:t>
      </w:r>
    </w:p>
    <w:p w14:paraId="66152EAB" w14:textId="638A20F8" w:rsidR="002505DE" w:rsidRPr="002505DE" w:rsidRDefault="002505DE" w:rsidP="00167887">
      <w:pPr>
        <w:spacing w:after="160" w:line="480" w:lineRule="auto"/>
        <w:ind w:right="-540"/>
        <w:rPr>
          <w:rFonts w:eastAsia="Times New Roman"/>
        </w:rPr>
      </w:pPr>
      <w:r w:rsidRPr="002505DE">
        <w:rPr>
          <w:rFonts w:eastAsia="Times New Roman"/>
          <w:color w:val="000000"/>
        </w:rPr>
        <w:t>Density dependence has also been theorized to change habitat selection (</w:t>
      </w:r>
      <w:r w:rsidR="00AA612A" w:rsidRPr="002505DE">
        <w:rPr>
          <w:rFonts w:eastAsia="Times New Roman"/>
          <w:color w:val="000000"/>
        </w:rPr>
        <w:t>Rosenzweig 1981</w:t>
      </w:r>
      <w:r w:rsidR="00AA612A">
        <w:rPr>
          <w:rFonts w:eastAsia="Times New Roman"/>
          <w:color w:val="000000"/>
        </w:rPr>
        <w:t xml:space="preserve">, </w:t>
      </w:r>
      <w:r w:rsidRPr="002505DE">
        <w:rPr>
          <w:rFonts w:eastAsia="Times New Roman"/>
          <w:color w:val="000000"/>
        </w:rPr>
        <w:t>Avgar et al. 2020). While rarely investigated in wild populations of large mammals, changes in habitat selection have been documented, although with contrasting results (Merrill et al. 2020, Smith et al. 2023). The specific change in habitat selection is dictated by how resources are coupled in space, with habitat providing forage often attracting predators as well, creating a forage-risk tradeoff (</w:t>
      </w:r>
      <w:proofErr w:type="spellStart"/>
      <w:r w:rsidRPr="002505DE">
        <w:rPr>
          <w:rFonts w:eastAsia="Times New Roman"/>
          <w:color w:val="000000"/>
        </w:rPr>
        <w:t>Verdolin</w:t>
      </w:r>
      <w:proofErr w:type="spellEnd"/>
      <w:r w:rsidRPr="002505DE">
        <w:rPr>
          <w:rFonts w:eastAsia="Times New Roman"/>
          <w:color w:val="000000"/>
        </w:rPr>
        <w:t xml:space="preserve"> 2006). Under scenarios with low densities and decreased competition for food resources, mule deer may be able to meet foraging requirements while prioritizing safer habitat. Under these circumstances the selective force of avoiding predation is greater than that to acquire better food, while the per capita predation rate is also higher with less conspecifics around (Lehtonen and Jaatinen 2016, Visscher et al. 2016). Higher densities increase competition for lower quality forage in safer habitats and the consequences of a poor diet become more severe, changing the calculus and leading to an increased selection for forage. This relationship between density and habitat selection was documented with elk wintering in Yellowstone National Park (Smith et al. 2023). Other research into density dependent habitat selection and the tradeoff between forage and risk in elk found a higher selection for forage and safety at low densities. The speculation being that human activity was providing a refugia from wolf predation allowing elk to select safe habitat with </w:t>
      </w:r>
      <w:r w:rsidRPr="002505DE">
        <w:rPr>
          <w:rFonts w:eastAsia="Times New Roman"/>
          <w:color w:val="000000"/>
        </w:rPr>
        <w:lastRenderedPageBreak/>
        <w:t>quality forage (Merrill et al. 2020). Assumed low density on our study area could indicate deer are able to use safe habitat while meeting forage requirements akin to Smith et al. 2023 or deer could be the beneficiary of humanity as a refuge from natural predation while exploiting high quality forage, which has been described in previous studies (Berger 2007, Leighton et al. 2010, Lesmerises et al. 2017). However, this is still a new area of inquiry with uncertainty about how these relationships might translate across species, ecosystems, and different levels of human activity, but density dependent habitat selection should be considered when developing recommendations to mitigate impacts of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Pr="002505DE">
        <w:rPr>
          <w:rFonts w:eastAsia="Times New Roman"/>
          <w:color w:val="000000"/>
        </w:rPr>
        <w:lastRenderedPageBreak/>
        <w:t xml:space="preserve">(Robb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w:t>
      </w:r>
      <w:proofErr w:type="spellStart"/>
      <w:r w:rsidRPr="002505DE">
        <w:rPr>
          <w:rFonts w:eastAsia="Times New Roman"/>
          <w:color w:val="000000"/>
        </w:rPr>
        <w:t>trail</w:t>
      </w:r>
      <w:proofErr w:type="spellEnd"/>
      <w:r w:rsidRPr="002505DE">
        <w:rPr>
          <w:rFonts w:eastAsia="Times New Roman"/>
          <w:color w:val="000000"/>
        </w:rPr>
        <w:t>, and natural predators. Loss of migratory movements can eliminate typical dual-range migrants or other variations in migration, such as multi-range migrants or partial migrants, decreasing diversity in migration behavior and limiting available strategies to adapt to a changing world (van de Kerk et al. 2021). The outcome of these changes to mule deer winter range and potential consequences to migratory behavior requires more study. </w:t>
      </w:r>
    </w:p>
    <w:p w14:paraId="1C25E2C3" w14:textId="4F90F6F5"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on their winter range. Additionally, we observed evidence for possible population level consequences from recreation in the form of reduced deer density in relation to documented estimates on other winter ranges. </w:t>
      </w:r>
    </w:p>
    <w:p w14:paraId="74791C44" w14:textId="747352F8" w:rsidR="002505DE" w:rsidRPr="002505DE" w:rsidRDefault="002505DE" w:rsidP="00167887">
      <w:pPr>
        <w:spacing w:after="160" w:line="480" w:lineRule="auto"/>
        <w:ind w:right="-540"/>
        <w:rPr>
          <w:rFonts w:eastAsia="Times New Roman"/>
        </w:rPr>
      </w:pPr>
      <w:r w:rsidRPr="002505DE">
        <w:rPr>
          <w:rFonts w:eastAsia="Times New Roman"/>
          <w:color w:val="000000"/>
        </w:rPr>
        <w:t>Further study could build on our research using TTE modeling as a less intensive and invasive method for estimating density (</w:t>
      </w:r>
      <w:r w:rsidR="00AA612A" w:rsidRPr="002505DE">
        <w:rPr>
          <w:rFonts w:eastAsia="Times New Roman"/>
          <w:color w:val="000000"/>
        </w:rPr>
        <w:t>Moeller et al. 2018</w:t>
      </w:r>
      <w:r w:rsidR="00AA612A">
        <w:rPr>
          <w:rFonts w:eastAsia="Times New Roman"/>
          <w:color w:val="000000"/>
        </w:rPr>
        <w:t xml:space="preserve">, </w:t>
      </w:r>
      <w:r w:rsidRPr="002505DE">
        <w:rPr>
          <w:rFonts w:eastAsia="Times New Roman"/>
          <w:color w:val="000000"/>
        </w:rPr>
        <w:t xml:space="preserve">Loonam et al. 2021), while following further development of TTE study design (Moeller et al. 2023). Maximizing data derived from collared individuals including survival, reproduction and nutritional condition can help identify nutritional carrying capacity, revealing the role recreation plays in the limitation of wildlife species and other density-independent impacts recreation might have at the population level. With density </w:t>
      </w:r>
      <w:r w:rsidRPr="002505DE">
        <w:rPr>
          <w:rFonts w:eastAsia="Times New Roman"/>
          <w:color w:val="000000"/>
        </w:rPr>
        <w:lastRenderedPageBreak/>
        <w:t>estimations not being particularly sensitive and having high variability from year to year collecting this supplemental data will provide support for the mechanisms we propose may be important in this population (Bergman et al. 2015). Our work represents a snapshot in time with low density possibly caused by a variety of reasons that we were not able to distinguish. Longer term study following the trends of recreation over time can resolve this uncertainty present in our study design. 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5A79DAC9"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w:t>
      </w:r>
      <w:proofErr w:type="spellStart"/>
      <w:r w:rsidRPr="002505DE">
        <w:rPr>
          <w:rFonts w:eastAsia="Times New Roman"/>
          <w:color w:val="000000"/>
        </w:rPr>
        <w:t>Hebblewhite</w:t>
      </w:r>
      <w:proofErr w:type="spellEnd"/>
      <w:r w:rsidRPr="002505DE">
        <w:rPr>
          <w:rFonts w:eastAsia="Times New Roman"/>
          <w:color w:val="000000"/>
        </w:rPr>
        <w:t xml:space="preserv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deer populations. A review of flight responses of ungulates found a robust yet weak effect of habituation at higher levels of recreation (</w:t>
      </w:r>
      <w:proofErr w:type="spellStart"/>
      <w:r w:rsidRPr="002505DE">
        <w:rPr>
          <w:rFonts w:eastAsia="Times New Roman"/>
          <w:color w:val="000000"/>
        </w:rPr>
        <w:t>Stankowich</w:t>
      </w:r>
      <w:proofErr w:type="spellEnd"/>
      <w:r w:rsidRPr="002505DE">
        <w:rPr>
          <w:rFonts w:eastAsia="Times New Roman"/>
          <w:color w:val="000000"/>
        </w:rPr>
        <w:t xml:space="preserve">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w:t>
      </w:r>
      <w:r w:rsidRPr="002505DE">
        <w:rPr>
          <w:rFonts w:eastAsia="Times New Roman"/>
          <w:color w:val="000000"/>
        </w:rPr>
        <w:lastRenderedPageBreak/>
        <w:t xml:space="preserve">increased disease prevalence (Farnsworth et al. 2005) and loss of migratory behavior (Robb et al. 2013). Similar research into energy development did not find habituation by mule deer with respect to decreased avoidance of well pads, also observing a concomitant decline in the population over 15 years of development (Sawyer et al. 2017). However responses may differ between these two disturbance types, as the most active phase of natural gas development includes noise and artificial light beyond heavy traffic volumes and human activity (Northrup et al. 2021).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Off-trail recreation is also an unaccounted for presence on the study area with hikers accompanied by off leash dogs being regular enough to establish several social trails through otherwise trail-less </w:t>
      </w:r>
      <w:r w:rsidRPr="002505DE">
        <w:rPr>
          <w:rFonts w:eastAsia="Times New Roman"/>
          <w:color w:val="000000"/>
        </w:rPr>
        <w:lastRenderedPageBreak/>
        <w:t>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Finally, the most effective form of mitigation may be education of recreationists. Taylor and Knight 2003 assessed visitor perceptions along with research into ungulate flight behavior, finding </w:t>
      </w:r>
      <w:r w:rsidRPr="002505DE">
        <w:rPr>
          <w:rFonts w:eastAsia="Times New Roman"/>
          <w:color w:val="000000"/>
        </w:rPr>
        <w:lastRenderedPageBreak/>
        <w:t>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 xml:space="preserve">Thanks to S. Bundick, H. </w:t>
      </w:r>
      <w:proofErr w:type="spellStart"/>
      <w:r>
        <w:rPr>
          <w:rFonts w:eastAsia="Times New Roman"/>
        </w:rPr>
        <w:t>Westacott</w:t>
      </w:r>
      <w:proofErr w:type="spellEnd"/>
      <w:r>
        <w:rPr>
          <w:rFonts w:eastAsia="Times New Roman"/>
        </w:rPr>
        <w:t xml:space="preserve">, R. Heule, F. Mack-Carlo, E. Landi, E. Norton, C. </w:t>
      </w:r>
      <w:proofErr w:type="spellStart"/>
      <w:r>
        <w:rPr>
          <w:rFonts w:eastAsia="Times New Roman"/>
        </w:rPr>
        <w:t>Weissburg</w:t>
      </w:r>
      <w:proofErr w:type="spellEnd"/>
      <w:r>
        <w:rPr>
          <w:rFonts w:eastAsia="Times New Roman"/>
        </w:rPr>
        <w:t xml:space="preserve">, B. LaMont, </w:t>
      </w:r>
      <w:proofErr w:type="spellStart"/>
      <w:r>
        <w:rPr>
          <w:rFonts w:eastAsia="Times New Roman"/>
        </w:rPr>
        <w:t>D.McNitt</w:t>
      </w:r>
      <w:proofErr w:type="spellEnd"/>
      <w:r>
        <w:rPr>
          <w:rFonts w:eastAsia="Times New Roman"/>
        </w:rPr>
        <w: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w:t>
      </w:r>
      <w:proofErr w:type="spellStart"/>
      <w:r w:rsidRPr="00724CD0">
        <w:rPr>
          <w:color w:val="000000"/>
        </w:rPr>
        <w:t>Marzluff</w:t>
      </w:r>
      <w:proofErr w:type="spellEnd"/>
      <w:r w:rsidRPr="00724CD0">
        <w:rPr>
          <w:color w:val="000000"/>
        </w:rPr>
        <w:t xml:space="preserve">, E. Shulenberger, G. Bradley, C. Ryan, and C. Zumbrunnen.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Zanette,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23"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lastRenderedPageBreak/>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Stahler,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Avgar,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Lesmerises, F., Johnson, C. J., &amp; St-Laurent, M. H. 2017. Refuge or predation </w:t>
      </w:r>
      <w:proofErr w:type="gramStart"/>
      <w:r w:rsidRPr="002505DE">
        <w:rPr>
          <w:rFonts w:eastAsia="Times New Roman"/>
          <w:color w:val="222222"/>
          <w:shd w:val="clear" w:color="auto" w:fill="FFFFFF"/>
        </w:rPr>
        <w:t>risk?</w:t>
      </w:r>
      <w:proofErr w:type="gramEnd"/>
      <w:r w:rsidRPr="002505DE">
        <w:rPr>
          <w:rFonts w:eastAsia="Times New Roman"/>
          <w:color w:val="222222"/>
          <w:shd w:val="clear" w:color="auto" w:fill="FFFFFF"/>
        </w:rPr>
        <w:t xml:space="preserve">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Eggeman,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Monz,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Semeniuk,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Romme,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Eisenhart,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Ossi, B. Franzetti,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Donadio,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 xml:space="preserve">Stewart, K. M., R. T. Bowyer, B. L. Dick, B. K. Johnson, and J. G. Kie.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Attias, T. Avgar,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Bidner, F. M. Van </w:t>
      </w:r>
      <w:proofErr w:type="spellStart"/>
      <w:r w:rsidRPr="00724CD0">
        <w:rPr>
          <w:color w:val="212121"/>
        </w:rPr>
        <w:t>Beest</w:t>
      </w:r>
      <w:proofErr w:type="spellEnd"/>
      <w:r w:rsidRPr="00724CD0">
        <w:rPr>
          <w:color w:val="212121"/>
        </w:rPr>
        <w:t xml:space="preserve">, S. Blake, N. Blaum, C. </w:t>
      </w:r>
      <w:proofErr w:type="spellStart"/>
      <w:r w:rsidRPr="00724CD0">
        <w:rPr>
          <w:color w:val="212121"/>
        </w:rPr>
        <w:lastRenderedPageBreak/>
        <w:t>Bracis</w:t>
      </w:r>
      <w:proofErr w:type="spellEnd"/>
      <w:r w:rsidRPr="00724CD0">
        <w:rPr>
          <w:color w:val="212121"/>
        </w:rPr>
        <w:t xml:space="preserve">, D. Brown, P. J. N. De Bruyn, F. </w:t>
      </w:r>
      <w:proofErr w:type="spellStart"/>
      <w:r w:rsidRPr="00724CD0">
        <w:rPr>
          <w:color w:val="212121"/>
        </w:rPr>
        <w:t>Cagnacci</w:t>
      </w:r>
      <w:proofErr w:type="spellEnd"/>
      <w:r w:rsidRPr="00724CD0">
        <w:rPr>
          <w:color w:val="212121"/>
        </w:rPr>
        <w:t>, D. Diefenbach, I. Douglas-</w:t>
      </w:r>
      <w:r>
        <w:rPr>
          <w:color w:val="212121"/>
        </w:rPr>
        <w:t>H</w:t>
      </w:r>
      <w:r w:rsidRPr="00724CD0">
        <w:rPr>
          <w:color w:val="212121"/>
        </w:rPr>
        <w:t xml:space="preserve">amilton, J. Fennessy, C. Fichtel, W. Fiedler, C. Fischer, I. Fischhoff, C. H. Fleming, A. T. Ford, S. A. Fritz, B. Gehr, J. R. Goheen,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Heurich, A. J. M. Hewison, C. Hof, E. Hurme,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Kappeler,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S. Lapoint, J. Mattisson, E. P. Medici, U. Mellone,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Odden, R. B. O. Hara, L. G. R. Oliveira-santos, K. A. Olson, B. D. Patterson, R. C. De Paula, L. Pedrotti, B. Reineking,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Visscher, D. R., P. D. Walker, M. Flowers, C. Kemna,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Ridlon,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Yovovich</w:t>
      </w:r>
      <w:proofErr w:type="spellEnd"/>
      <w:r w:rsidRPr="002505DE">
        <w:rPr>
          <w:rFonts w:eastAsia="Times New Roman"/>
          <w:color w:val="212121"/>
        </w:rPr>
        <w:t>,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F27C28">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C02E0C">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4"/>
      <w:footerReference w:type="default" r:id="rId25"/>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nglein, Jennifer L - DNR" w:date="2024-09-05T10:54:00Z" w:initials="SJLD">
    <w:p w14:paraId="7633C7CD" w14:textId="77777777" w:rsidR="0021471F" w:rsidRDefault="00CC6588" w:rsidP="00010C55">
      <w:pPr>
        <w:pStyle w:val="CommentText"/>
      </w:pPr>
      <w:r>
        <w:rPr>
          <w:rStyle w:val="CommentReference"/>
        </w:rPr>
        <w:annotationRef/>
      </w:r>
      <w:r w:rsidR="0021471F">
        <w:t xml:space="preserve">Were you around when we read Carraway 2006 in American Midland Naturalist for reading group? I made a note to myself to try and revisit that article when I was constructing my next paper title. This is a fine title, but Carraway 2006 may have some food for thought if you want to check it out. </w:t>
      </w:r>
    </w:p>
  </w:comment>
  <w:comment w:id="12" w:author="Stenglein, Jennifer L - DNR" w:date="2024-09-09T07:38:00Z" w:initials="SJLD">
    <w:p w14:paraId="476C4CFA" w14:textId="77777777" w:rsidR="0021471F" w:rsidRDefault="0021471F" w:rsidP="00385613">
      <w:pPr>
        <w:pStyle w:val="CommentText"/>
      </w:pPr>
      <w:r>
        <w:rPr>
          <w:rStyle w:val="CommentReference"/>
        </w:rPr>
        <w:annotationRef/>
      </w:r>
      <w:r>
        <w:t>At least for JWM, the preference is to use past tense throughout</w:t>
      </w:r>
    </w:p>
  </w:comment>
  <w:comment w:id="19" w:author="Stenglein, Jennifer L - DNR" w:date="2024-09-09T07:58:00Z" w:initials="SJLD">
    <w:p w14:paraId="0CDBF801" w14:textId="77777777" w:rsidR="009D5062" w:rsidRDefault="009D5062" w:rsidP="00CD64AB">
      <w:pPr>
        <w:pStyle w:val="CommentText"/>
      </w:pPr>
      <w:r>
        <w:rPr>
          <w:rStyle w:val="CommentReference"/>
        </w:rPr>
        <w:annotationRef/>
      </w:r>
      <w:r>
        <w:t xml:space="preserve">How were they different? Be more specific here. </w:t>
      </w:r>
    </w:p>
  </w:comment>
  <w:comment w:id="20" w:author="Stenglein, Jennifer L - DNR" w:date="2024-09-09T07:59:00Z" w:initials="SJLD">
    <w:p w14:paraId="14097A69" w14:textId="77777777" w:rsidR="009D5062" w:rsidRDefault="009D5062" w:rsidP="005A03FF">
      <w:pPr>
        <w:pStyle w:val="CommentText"/>
      </w:pPr>
      <w:r>
        <w:rPr>
          <w:rStyle w:val="CommentReference"/>
        </w:rPr>
        <w:annotationRef/>
      </w:r>
      <w:r>
        <w:t>Be more specific here, too. What are the implications? Give an example?</w:t>
      </w:r>
    </w:p>
  </w:comment>
  <w:comment w:id="22" w:author="Stenglein, Jennifer L - DNR" w:date="2024-09-09T08:04:00Z" w:initials="SJLD">
    <w:p w14:paraId="46AF9750" w14:textId="77777777" w:rsidR="009D5062" w:rsidRDefault="009D5062" w:rsidP="009D3069">
      <w:pPr>
        <w:pStyle w:val="CommentText"/>
      </w:pPr>
      <w:r>
        <w:rPr>
          <w:rStyle w:val="CommentReference"/>
        </w:rPr>
        <w:annotationRef/>
      </w:r>
      <w:r>
        <w:t xml:space="preserve">Mule deer? Here, 'our' could be interpreted as 'human'. </w:t>
      </w:r>
    </w:p>
  </w:comment>
  <w:comment w:id="23" w:author="Stenglein, Jennifer L - DNR" w:date="2024-09-09T08:05:00Z" w:initials="SJLD">
    <w:p w14:paraId="797D70EA" w14:textId="77777777" w:rsidR="009D5062" w:rsidRDefault="009D5062" w:rsidP="008A41DA">
      <w:pPr>
        <w:pStyle w:val="CommentText"/>
      </w:pPr>
      <w:r>
        <w:rPr>
          <w:rStyle w:val="CommentReference"/>
        </w:rPr>
        <w:annotationRef/>
      </w:r>
      <w:r>
        <w:t>I'm not sure what this means.</w:t>
      </w:r>
    </w:p>
  </w:comment>
  <w:comment w:id="24" w:author="Stenglein, Jennifer L - DNR" w:date="2024-09-09T08:06:00Z" w:initials="SJLD">
    <w:p w14:paraId="7B960A12" w14:textId="77777777" w:rsidR="009D5062" w:rsidRDefault="009D5062" w:rsidP="001D19E2">
      <w:pPr>
        <w:pStyle w:val="CommentText"/>
      </w:pPr>
      <w:r>
        <w:rPr>
          <w:rStyle w:val="CommentReference"/>
        </w:rPr>
        <w:annotationRef/>
      </w:r>
      <w:r>
        <w:t>reword</w:t>
      </w:r>
    </w:p>
  </w:comment>
  <w:comment w:id="26"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AD2709">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7"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8"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29" w:author="Stenglein, Jennifer L - DNR" w:date="2024-09-06T14:34:00Z" w:initials="SJLD">
    <w:p w14:paraId="2D76984D" w14:textId="22674F19" w:rsidR="005657AE" w:rsidRDefault="005657AE" w:rsidP="000217E2">
      <w:pPr>
        <w:pStyle w:val="CommentText"/>
      </w:pPr>
      <w:r>
        <w:rPr>
          <w:rStyle w:val="CommentReference"/>
        </w:rPr>
        <w:annotationRef/>
      </w:r>
      <w:r>
        <w:t>Mule deer telemetry data?</w:t>
      </w:r>
    </w:p>
  </w:comment>
  <w:comment w:id="33" w:author="Stenglein, Jennifer L - DNR" w:date="2024-09-09T10:03:00Z" w:initials="SJLD">
    <w:p w14:paraId="72A1A1B0" w14:textId="77777777" w:rsidR="008A5359" w:rsidRDefault="008A5359" w:rsidP="00492907">
      <w:pPr>
        <w:pStyle w:val="CommentText"/>
      </w:pPr>
      <w:r>
        <w:rPr>
          <w:rStyle w:val="CommentReference"/>
        </w:rPr>
        <w:annotationRef/>
      </w:r>
      <w:r>
        <w:t xml:space="preserve">Include a figure of the study area. </w:t>
      </w:r>
    </w:p>
  </w:comment>
  <w:comment w:id="34" w:author="Stenglein, Jennifer L - DNR" w:date="2024-09-09T10:14:00Z" w:initials="SJLD">
    <w:p w14:paraId="1947B9D7" w14:textId="77777777" w:rsidR="00420F29" w:rsidRDefault="00420F29" w:rsidP="00982722">
      <w:pPr>
        <w:pStyle w:val="CommentText"/>
      </w:pPr>
      <w:r>
        <w:rPr>
          <w:rStyle w:val="CommentReference"/>
        </w:rPr>
        <w:annotationRef/>
      </w:r>
      <w:r>
        <w:t>Is this a single trail with 2 trailheads?</w:t>
      </w:r>
    </w:p>
  </w:comment>
  <w:comment w:id="35" w:author="Stenglein, Jennifer L - DNR" w:date="2024-09-09T10:05:00Z" w:initials="SJLD">
    <w:p w14:paraId="4409299E" w14:textId="4EB2224B" w:rsidR="008A5359" w:rsidRDefault="008A5359" w:rsidP="00D46706">
      <w:pPr>
        <w:pStyle w:val="CommentText"/>
      </w:pPr>
      <w:r>
        <w:rPr>
          <w:rStyle w:val="CommentReference"/>
        </w:rPr>
        <w:annotationRef/>
      </w:r>
      <w:r>
        <w:t xml:space="preserve">Include landcover types in study area figure. </w:t>
      </w:r>
    </w:p>
  </w:comment>
  <w:comment w:id="36" w:author="Stenglein, Jennifer L - DNR" w:date="2024-09-09T10:05:00Z" w:initials="SJLD">
    <w:p w14:paraId="480FB388" w14:textId="77777777" w:rsidR="008A5359" w:rsidRDefault="008A5359" w:rsidP="004D44D9">
      <w:pPr>
        <w:pStyle w:val="CommentText"/>
      </w:pPr>
      <w:r>
        <w:rPr>
          <w:rStyle w:val="CommentReference"/>
        </w:rPr>
        <w:annotationRef/>
      </w:r>
      <w:r>
        <w:t xml:space="preserve">Without a figure, this won't mean much to most readers.  </w:t>
      </w:r>
    </w:p>
  </w:comment>
  <w:comment w:id="37" w:author="Stenglein, Jennifer L - DNR" w:date="2024-09-09T10:12:00Z" w:initials="SJLD">
    <w:p w14:paraId="61CFD182" w14:textId="77777777" w:rsidR="008A5359" w:rsidRDefault="008A5359" w:rsidP="008966E7">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8" w:author="Stenglein, Jennifer L - DNR" w:date="2024-09-06T14:36:00Z" w:initials="SJLD">
    <w:p w14:paraId="4C7028D5" w14:textId="37243A2A" w:rsidR="005657AE" w:rsidRDefault="005657AE" w:rsidP="000E7C6B">
      <w:pPr>
        <w:pStyle w:val="CommentText"/>
      </w:pPr>
      <w:r>
        <w:rPr>
          <w:rStyle w:val="CommentReference"/>
        </w:rPr>
        <w:annotationRef/>
      </w:r>
      <w:r>
        <w:t xml:space="preserve">Will need statements about what protocols were used, animal care and use committee approvals, etc, because of handling live animals. </w:t>
      </w:r>
    </w:p>
  </w:comment>
  <w:comment w:id="39" w:author="Stenglein, Jennifer L - DNR" w:date="2024-09-09T10:07:00Z" w:initials="SJLD">
    <w:p w14:paraId="1B2A301B" w14:textId="77777777" w:rsidR="008A5359" w:rsidRDefault="008A5359" w:rsidP="00162CA7">
      <w:pPr>
        <w:pStyle w:val="CommentText"/>
      </w:pPr>
      <w:r>
        <w:rPr>
          <w:rStyle w:val="CommentReference"/>
        </w:rPr>
        <w:annotationRef/>
      </w:r>
      <w:r>
        <w:t>Was all trapping done in 2021-2022? What dates? What time of day? More details needed to make sure this could be repeatable.</w:t>
      </w:r>
    </w:p>
  </w:comment>
  <w:comment w:id="41" w:author="Stenglein, Jennifer L - DNR" w:date="2024-09-09T10:07:00Z" w:initials="SJLD">
    <w:p w14:paraId="39437E36" w14:textId="77777777" w:rsidR="008A5359" w:rsidRDefault="008A5359" w:rsidP="00F82D2A">
      <w:pPr>
        <w:pStyle w:val="CommentText"/>
      </w:pPr>
      <w:r>
        <w:rPr>
          <w:rStyle w:val="CommentReference"/>
        </w:rPr>
        <w:annotationRef/>
      </w:r>
      <w:r>
        <w:t>Add a citation to include model, distributor, company, company location</w:t>
      </w:r>
    </w:p>
  </w:comment>
  <w:comment w:id="40" w:author="Stenglein, Jennifer L - DNR" w:date="2024-09-06T14:38:00Z" w:initials="SJLD">
    <w:p w14:paraId="7CF4401F" w14:textId="672C6A39" w:rsidR="005657AE" w:rsidRDefault="005657AE" w:rsidP="002739B5">
      <w:pPr>
        <w:pStyle w:val="CommentText"/>
      </w:pPr>
      <w:r>
        <w:rPr>
          <w:rStyle w:val="CommentReference"/>
        </w:rPr>
        <w:annotationRef/>
      </w:r>
      <w:r>
        <w:t>Also radio-collars, or just ear tags?</w:t>
      </w:r>
    </w:p>
  </w:comment>
  <w:comment w:id="43" w:author="Stenglein, Jennifer L - DNR" w:date="2024-09-09T10:08:00Z" w:initials="SJLD">
    <w:p w14:paraId="2B8E8B15" w14:textId="77777777" w:rsidR="008A5359" w:rsidRDefault="008A5359" w:rsidP="00A93567">
      <w:pPr>
        <w:pStyle w:val="CommentText"/>
      </w:pPr>
      <w:r>
        <w:rPr>
          <w:rStyle w:val="CommentReference"/>
        </w:rPr>
        <w:annotationRef/>
      </w:r>
      <w:r>
        <w:t xml:space="preserve">What kind of cameras? What were the settings? Again, need more detail to make sure this is repeatable. </w:t>
      </w:r>
    </w:p>
  </w:comment>
  <w:comment w:id="42" w:author="Stenglein, Jennifer L - DNR" w:date="2024-09-06T14:39:00Z" w:initials="SJLD">
    <w:p w14:paraId="059123C4" w14:textId="108180E1" w:rsidR="005657AE" w:rsidRDefault="005657AE" w:rsidP="00A96D68">
      <w:pPr>
        <w:pStyle w:val="CommentText"/>
      </w:pPr>
      <w:r>
        <w:rPr>
          <w:rStyle w:val="CommentReference"/>
        </w:rPr>
        <w:annotationRef/>
      </w:r>
      <w:r>
        <w:t>How big was the total area covered by cameras?</w:t>
      </w:r>
    </w:p>
  </w:comment>
  <w:comment w:id="44" w:author="Stenglein, Jennifer L - DNR" w:date="2024-09-09T10:09:00Z" w:initials="SJLD">
    <w:p w14:paraId="53BE6993" w14:textId="77777777" w:rsidR="008A5359" w:rsidRDefault="008A5359" w:rsidP="00C2423A">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5" w:author="Stenglein, Jennifer L - DNR" w:date="2024-09-09T10:10:00Z" w:initials="SJLD">
    <w:p w14:paraId="5DCFA968" w14:textId="77777777" w:rsidR="008A5359" w:rsidRDefault="008A5359" w:rsidP="00F07B6E">
      <w:pPr>
        <w:pStyle w:val="CommentText"/>
      </w:pPr>
      <w:r>
        <w:rPr>
          <w:rStyle w:val="CommentReference"/>
        </w:rPr>
        <w:annotationRef/>
      </w:r>
      <w:r>
        <w:t>How often were they visited? Or if not, then what is written here is just fine</w:t>
      </w:r>
    </w:p>
  </w:comment>
  <w:comment w:id="47" w:author="Stenglein, Jennifer L - DNR" w:date="2024-09-09T10:13:00Z" w:initials="SJLD">
    <w:p w14:paraId="51C9B2E2" w14:textId="77777777" w:rsidR="00420F29" w:rsidRDefault="00420F29" w:rsidP="00E023D0">
      <w:pPr>
        <w:pStyle w:val="CommentText"/>
      </w:pPr>
      <w:r>
        <w:rPr>
          <w:rStyle w:val="CommentReference"/>
        </w:rPr>
        <w:annotationRef/>
      </w:r>
      <w:r>
        <w:t>Definitely need this in the study area figure.</w:t>
      </w:r>
    </w:p>
  </w:comment>
  <w:comment w:id="48" w:author="Stenglein, Jennifer L - DNR" w:date="2024-09-09T10:13:00Z" w:initials="SJLD">
    <w:p w14:paraId="75CBEB5D" w14:textId="77777777" w:rsidR="00420F29" w:rsidRDefault="00420F29" w:rsidP="00011BF2">
      <w:pPr>
        <w:pStyle w:val="CommentText"/>
      </w:pPr>
      <w:r>
        <w:rPr>
          <w:rStyle w:val="CommentReference"/>
        </w:rPr>
        <w:annotationRef/>
      </w:r>
      <w:r>
        <w:t>Need model, citation</w:t>
      </w:r>
    </w:p>
  </w:comment>
  <w:comment w:id="49" w:author="Stenglein, Jennifer L - DNR" w:date="2024-09-06T14:45:00Z" w:initials="SJLD">
    <w:p w14:paraId="2A141112" w14:textId="76389070" w:rsidR="003D259D" w:rsidRDefault="003D259D" w:rsidP="0094670A">
      <w:pPr>
        <w:pStyle w:val="CommentText"/>
      </w:pPr>
      <w:r>
        <w:rPr>
          <w:rStyle w:val="CommentReference"/>
        </w:rPr>
        <w:annotationRef/>
      </w:r>
      <w:r>
        <w:t>This isn't really an environmental covariate. Maybe change the heading to 'covariates'?</w:t>
      </w:r>
    </w:p>
  </w:comment>
  <w:comment w:id="51" w:author="Stenglein, Jennifer L - DNR" w:date="2024-09-09T10:17:00Z" w:initials="SJLD">
    <w:p w14:paraId="3FE79813" w14:textId="77777777" w:rsidR="00420F29" w:rsidRDefault="00420F29" w:rsidP="00E83888">
      <w:pPr>
        <w:pStyle w:val="CommentText"/>
      </w:pPr>
      <w:r>
        <w:rPr>
          <w:rStyle w:val="CommentReference"/>
        </w:rPr>
        <w:annotationRef/>
      </w:r>
      <w:r>
        <w:t>It's not clear to me why this and the above are 2 distinct sections</w:t>
      </w:r>
    </w:p>
  </w:comment>
  <w:comment w:id="52" w:author="Stenglein, Jennifer L - DNR" w:date="2024-09-09T10:18:00Z" w:initials="SJLD">
    <w:p w14:paraId="609C5F6B" w14:textId="77777777" w:rsidR="00420F29" w:rsidRDefault="00420F29" w:rsidP="00DB27B6">
      <w:pPr>
        <w:pStyle w:val="CommentText"/>
      </w:pPr>
      <w:r>
        <w:rPr>
          <w:rStyle w:val="CommentReference"/>
        </w:rPr>
        <w:annotationRef/>
      </w:r>
      <w:r>
        <w:t>Justification for these choices?</w:t>
      </w:r>
    </w:p>
  </w:comment>
  <w:comment w:id="54"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5" w:author="Stenglein, Jennifer L - DNR" w:date="2024-09-09T10:21:00Z" w:initials="SJLD">
    <w:p w14:paraId="2373DF31" w14:textId="63D1D259" w:rsidR="00420F29" w:rsidRDefault="00420F29" w:rsidP="002D0135">
      <w:pPr>
        <w:pStyle w:val="CommentText"/>
      </w:pPr>
      <w:r>
        <w:rPr>
          <w:rStyle w:val="CommentReference"/>
        </w:rPr>
        <w:annotationRef/>
      </w:r>
      <w:r>
        <w:t>citation</w:t>
      </w:r>
    </w:p>
  </w:comment>
  <w:comment w:id="56" w:author="Stenglein, Jennifer L - DNR" w:date="2024-09-09T10:22:00Z" w:initials="SJLD">
    <w:p w14:paraId="0A43E172" w14:textId="77777777" w:rsidR="00420F29" w:rsidRDefault="00420F29" w:rsidP="002A0350">
      <w:pPr>
        <w:pStyle w:val="CommentText"/>
      </w:pPr>
      <w:r>
        <w:rPr>
          <w:rStyle w:val="CommentReference"/>
        </w:rPr>
        <w:annotationRef/>
      </w:r>
      <w:r>
        <w:t>What is the point of this first set of analyses?</w:t>
      </w:r>
    </w:p>
  </w:comment>
  <w:comment w:id="57" w:author="Stenglein, Jennifer L - DNR" w:date="2024-09-09T10:22:00Z" w:initials="SJLD">
    <w:p w14:paraId="781A9C25" w14:textId="77777777" w:rsidR="00420F29" w:rsidRDefault="00420F29" w:rsidP="00D441C4">
      <w:pPr>
        <w:pStyle w:val="CommentText"/>
      </w:pPr>
      <w:r>
        <w:rPr>
          <w:rStyle w:val="CommentReference"/>
        </w:rPr>
        <w:annotationRef/>
      </w:r>
      <w:r>
        <w:t>I am assuming this is a second research question, now at the population level? If so, then start a new paragraph</w:t>
      </w:r>
    </w:p>
  </w:comment>
  <w:comment w:id="58" w:author="Stenglein, Jennifer L - DNR" w:date="2024-09-09T10:24:00Z" w:initials="SJLD">
    <w:p w14:paraId="12414EBF" w14:textId="77777777" w:rsidR="00BB6B13" w:rsidRDefault="00BB6B13" w:rsidP="00960CFC">
      <w:pPr>
        <w:pStyle w:val="CommentText"/>
      </w:pPr>
      <w:r>
        <w:rPr>
          <w:rStyle w:val="CommentReference"/>
        </w:rPr>
        <w:annotationRef/>
      </w:r>
      <w:r>
        <w:t>Not clear what the set of mixed models and fixed effect models actually is</w:t>
      </w:r>
    </w:p>
  </w:comment>
  <w:comment w:id="59" w:author="Stenglein, Jennifer L - DNR" w:date="2024-09-09T10:26:00Z" w:initials="SJLD">
    <w:p w14:paraId="65CF48AC" w14:textId="77777777" w:rsidR="00BB6B13" w:rsidRDefault="00BB6B13" w:rsidP="000D5A3B">
      <w:pPr>
        <w:pStyle w:val="CommentText"/>
      </w:pPr>
      <w:r>
        <w:rPr>
          <w:rStyle w:val="CommentReference"/>
        </w:rPr>
        <w:annotationRef/>
      </w:r>
      <w:r>
        <w:t xml:space="preserve">A table with the different models would be very helpful. </w:t>
      </w:r>
    </w:p>
  </w:comment>
  <w:comment w:id="60" w:author="Stenglein, Jennifer L - DNR" w:date="2024-09-09T10:26:00Z" w:initials="SJLD">
    <w:p w14:paraId="62512AB7" w14:textId="77777777" w:rsidR="00BB6B13" w:rsidRDefault="00BB6B13" w:rsidP="00AD52D4">
      <w:pPr>
        <w:pStyle w:val="CommentText"/>
      </w:pPr>
      <w:r>
        <w:rPr>
          <w:rStyle w:val="CommentReference"/>
        </w:rPr>
        <w:annotationRef/>
      </w:r>
      <w:r>
        <w:t>THIS IS WHERE I STOPPED</w:t>
      </w:r>
    </w:p>
  </w:comment>
  <w:comment w:id="61" w:author="Stenglein, Jennifer L - DNR" w:date="2024-09-06T14:50:00Z" w:initials="SJLD">
    <w:p w14:paraId="3B62A180" w14:textId="4A8264D2" w:rsidR="003D259D" w:rsidRDefault="003D259D" w:rsidP="005F420E">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33C7CD" w15:done="0"/>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2D76984D" w15:done="1"/>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3FE79813" w15:done="0"/>
  <w15:commentEx w15:paraId="609C5F6B" w15:done="0"/>
  <w15:commentEx w15:paraId="084AF906" w15:done="0"/>
  <w15:commentEx w15:paraId="2373DF31" w15:done="0"/>
  <w15:commentEx w15:paraId="0A43E172" w15:done="0"/>
  <w15:commentEx w15:paraId="781A9C25" w15:done="0"/>
  <w15:commentEx w15:paraId="12414EBF" w15:done="0"/>
  <w15:commentEx w15:paraId="65CF48AC" w15:done="0"/>
  <w15:commentEx w15:paraId="62512AB7"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40C4F" w16cex:dateUtc="2024-09-05T15:54:00Z"/>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59182" w16cex:dateUtc="2024-09-06T19:3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2A8949BF" w16cex:dateUtc="2024-09-09T15:17:00Z"/>
  <w16cex:commentExtensible w16cex:durableId="2A8949E4" w16cex:dateUtc="2024-09-09T15:1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B4E" w16cex:dateUtc="2024-09-09T15:24:00Z"/>
  <w16cex:commentExtensible w16cex:durableId="2A894BCE" w16cex:dateUtc="2024-09-09T15:26:00Z"/>
  <w16cex:commentExtensible w16cex:durableId="2A894BD8" w16cex:dateUtc="2024-09-09T15:26: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33C7CD" w16cid:durableId="2A840C4F"/>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2D76984D" w16cid:durableId="2A859182"/>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3FE79813" w16cid:durableId="2A8949BF"/>
  <w16cid:commentId w16cid:paraId="609C5F6B" w16cid:durableId="2A8949E4"/>
  <w16cid:commentId w16cid:paraId="084AF906" w16cid:durableId="33CF1287"/>
  <w16cid:commentId w16cid:paraId="2373DF31" w16cid:durableId="2A894A96"/>
  <w16cid:commentId w16cid:paraId="0A43E172" w16cid:durableId="2A894ADE"/>
  <w16cid:commentId w16cid:paraId="781A9C25" w16cid:durableId="2A894AFD"/>
  <w16cid:commentId w16cid:paraId="12414EBF" w16cid:durableId="2A894B4E"/>
  <w16cid:commentId w16cid:paraId="65CF48AC" w16cid:durableId="2A894BCE"/>
  <w16cid:commentId w16cid:paraId="62512AB7" w16cid:durableId="2A894BD8"/>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8B88B" w14:textId="77777777" w:rsidR="00B907FD" w:rsidRDefault="00B907FD" w:rsidP="00724CD0">
      <w:r>
        <w:separator/>
      </w:r>
    </w:p>
  </w:endnote>
  <w:endnote w:type="continuationSeparator" w:id="0">
    <w:p w14:paraId="00E8FA15" w14:textId="77777777" w:rsidR="00B907FD" w:rsidRDefault="00B907FD"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5EF4D" w14:textId="77777777" w:rsidR="00B907FD" w:rsidRDefault="00B907FD" w:rsidP="00724CD0">
      <w:r>
        <w:separator/>
      </w:r>
    </w:p>
  </w:footnote>
  <w:footnote w:type="continuationSeparator" w:id="0">
    <w:p w14:paraId="17147D1F" w14:textId="77777777" w:rsidR="00B907FD" w:rsidRDefault="00B907FD"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684"/>
    <w:rsid w:val="00024667"/>
    <w:rsid w:val="00046AEB"/>
    <w:rsid w:val="00047A42"/>
    <w:rsid w:val="0005019E"/>
    <w:rsid w:val="000878DB"/>
    <w:rsid w:val="000C789E"/>
    <w:rsid w:val="00102F79"/>
    <w:rsid w:val="00107237"/>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4958"/>
    <w:rsid w:val="00207D3B"/>
    <w:rsid w:val="00212AD2"/>
    <w:rsid w:val="0021471F"/>
    <w:rsid w:val="0021474C"/>
    <w:rsid w:val="0022680B"/>
    <w:rsid w:val="00227BB3"/>
    <w:rsid w:val="00234394"/>
    <w:rsid w:val="00235144"/>
    <w:rsid w:val="00240C19"/>
    <w:rsid w:val="002432FD"/>
    <w:rsid w:val="002505DE"/>
    <w:rsid w:val="0027197E"/>
    <w:rsid w:val="00272559"/>
    <w:rsid w:val="00277AA8"/>
    <w:rsid w:val="00280583"/>
    <w:rsid w:val="0028094E"/>
    <w:rsid w:val="0028706D"/>
    <w:rsid w:val="002872B6"/>
    <w:rsid w:val="002A098B"/>
    <w:rsid w:val="002A46B8"/>
    <w:rsid w:val="002D4154"/>
    <w:rsid w:val="002D4925"/>
    <w:rsid w:val="003009B0"/>
    <w:rsid w:val="00361B9E"/>
    <w:rsid w:val="003671CC"/>
    <w:rsid w:val="0037572C"/>
    <w:rsid w:val="00380A80"/>
    <w:rsid w:val="00386E32"/>
    <w:rsid w:val="003A7454"/>
    <w:rsid w:val="003B4FA6"/>
    <w:rsid w:val="003D062A"/>
    <w:rsid w:val="003D0A8A"/>
    <w:rsid w:val="003D259D"/>
    <w:rsid w:val="004161ED"/>
    <w:rsid w:val="00420F29"/>
    <w:rsid w:val="00442D51"/>
    <w:rsid w:val="00454E42"/>
    <w:rsid w:val="00456DA1"/>
    <w:rsid w:val="00467BF0"/>
    <w:rsid w:val="00487426"/>
    <w:rsid w:val="004C73A8"/>
    <w:rsid w:val="004C762F"/>
    <w:rsid w:val="004D19E7"/>
    <w:rsid w:val="004E65CE"/>
    <w:rsid w:val="005201A1"/>
    <w:rsid w:val="00560C59"/>
    <w:rsid w:val="005657AE"/>
    <w:rsid w:val="005A2B12"/>
    <w:rsid w:val="005A7780"/>
    <w:rsid w:val="006009CB"/>
    <w:rsid w:val="006212E3"/>
    <w:rsid w:val="00624F56"/>
    <w:rsid w:val="006341ED"/>
    <w:rsid w:val="00634A0C"/>
    <w:rsid w:val="006500AB"/>
    <w:rsid w:val="00692600"/>
    <w:rsid w:val="00695DD2"/>
    <w:rsid w:val="00696325"/>
    <w:rsid w:val="006A5ABE"/>
    <w:rsid w:val="006C2DB2"/>
    <w:rsid w:val="006D2BE7"/>
    <w:rsid w:val="006D3C47"/>
    <w:rsid w:val="006D6868"/>
    <w:rsid w:val="006E44FF"/>
    <w:rsid w:val="006E4E78"/>
    <w:rsid w:val="006F3DC9"/>
    <w:rsid w:val="007037D1"/>
    <w:rsid w:val="00703C46"/>
    <w:rsid w:val="00707D9C"/>
    <w:rsid w:val="007207E3"/>
    <w:rsid w:val="00724CD0"/>
    <w:rsid w:val="007361B9"/>
    <w:rsid w:val="00754A4E"/>
    <w:rsid w:val="00762147"/>
    <w:rsid w:val="0076619F"/>
    <w:rsid w:val="00782715"/>
    <w:rsid w:val="00783B17"/>
    <w:rsid w:val="00794191"/>
    <w:rsid w:val="007A6F41"/>
    <w:rsid w:val="007C00B6"/>
    <w:rsid w:val="007C05D7"/>
    <w:rsid w:val="007D6028"/>
    <w:rsid w:val="0080532F"/>
    <w:rsid w:val="00817640"/>
    <w:rsid w:val="00817810"/>
    <w:rsid w:val="00840261"/>
    <w:rsid w:val="008465F8"/>
    <w:rsid w:val="00852E3A"/>
    <w:rsid w:val="008604AE"/>
    <w:rsid w:val="00866F9C"/>
    <w:rsid w:val="008912BF"/>
    <w:rsid w:val="008934AC"/>
    <w:rsid w:val="008A5359"/>
    <w:rsid w:val="008B2F47"/>
    <w:rsid w:val="008B7F59"/>
    <w:rsid w:val="008D0F3B"/>
    <w:rsid w:val="008D2F18"/>
    <w:rsid w:val="008E74B6"/>
    <w:rsid w:val="008E7EE0"/>
    <w:rsid w:val="00913410"/>
    <w:rsid w:val="00954EFA"/>
    <w:rsid w:val="009673D4"/>
    <w:rsid w:val="00982AAC"/>
    <w:rsid w:val="00984EA3"/>
    <w:rsid w:val="00993FB1"/>
    <w:rsid w:val="0099675F"/>
    <w:rsid w:val="009971C6"/>
    <w:rsid w:val="009A0D5D"/>
    <w:rsid w:val="009B200F"/>
    <w:rsid w:val="009B5806"/>
    <w:rsid w:val="009B5B7A"/>
    <w:rsid w:val="009C250D"/>
    <w:rsid w:val="009C2B58"/>
    <w:rsid w:val="009C5DC4"/>
    <w:rsid w:val="009D5062"/>
    <w:rsid w:val="009F5178"/>
    <w:rsid w:val="009F62C1"/>
    <w:rsid w:val="009F777B"/>
    <w:rsid w:val="00A06DCE"/>
    <w:rsid w:val="00A13D4A"/>
    <w:rsid w:val="00A413EC"/>
    <w:rsid w:val="00A420D9"/>
    <w:rsid w:val="00A43E55"/>
    <w:rsid w:val="00A67321"/>
    <w:rsid w:val="00A82932"/>
    <w:rsid w:val="00A86DD0"/>
    <w:rsid w:val="00A93484"/>
    <w:rsid w:val="00AA5DA1"/>
    <w:rsid w:val="00AA612A"/>
    <w:rsid w:val="00AA777F"/>
    <w:rsid w:val="00AA7FA5"/>
    <w:rsid w:val="00AB7F7A"/>
    <w:rsid w:val="00AC5A63"/>
    <w:rsid w:val="00AF4F8D"/>
    <w:rsid w:val="00B34CF6"/>
    <w:rsid w:val="00B52153"/>
    <w:rsid w:val="00B71A0C"/>
    <w:rsid w:val="00B740C8"/>
    <w:rsid w:val="00B74EB7"/>
    <w:rsid w:val="00B839A6"/>
    <w:rsid w:val="00B85315"/>
    <w:rsid w:val="00B907FD"/>
    <w:rsid w:val="00BA3DFA"/>
    <w:rsid w:val="00BB6B13"/>
    <w:rsid w:val="00BC11EC"/>
    <w:rsid w:val="00BD541D"/>
    <w:rsid w:val="00BD6078"/>
    <w:rsid w:val="00BF16C4"/>
    <w:rsid w:val="00C02EEA"/>
    <w:rsid w:val="00C11074"/>
    <w:rsid w:val="00C34FE7"/>
    <w:rsid w:val="00C421F4"/>
    <w:rsid w:val="00C7072E"/>
    <w:rsid w:val="00C748A2"/>
    <w:rsid w:val="00C75F45"/>
    <w:rsid w:val="00C7654D"/>
    <w:rsid w:val="00CB59B8"/>
    <w:rsid w:val="00CC6588"/>
    <w:rsid w:val="00CC6683"/>
    <w:rsid w:val="00CD1658"/>
    <w:rsid w:val="00CD4F4B"/>
    <w:rsid w:val="00CF5923"/>
    <w:rsid w:val="00CF5E08"/>
    <w:rsid w:val="00D03818"/>
    <w:rsid w:val="00D16B90"/>
    <w:rsid w:val="00D62841"/>
    <w:rsid w:val="00D64005"/>
    <w:rsid w:val="00D832DD"/>
    <w:rsid w:val="00D92FB3"/>
    <w:rsid w:val="00DB0942"/>
    <w:rsid w:val="00DB0EC0"/>
    <w:rsid w:val="00DC784A"/>
    <w:rsid w:val="00DD4D69"/>
    <w:rsid w:val="00DF07E3"/>
    <w:rsid w:val="00E11684"/>
    <w:rsid w:val="00E121B6"/>
    <w:rsid w:val="00E201A5"/>
    <w:rsid w:val="00E215B5"/>
    <w:rsid w:val="00E55F88"/>
    <w:rsid w:val="00E56B34"/>
    <w:rsid w:val="00E659F4"/>
    <w:rsid w:val="00EC09A8"/>
    <w:rsid w:val="00ED00AF"/>
    <w:rsid w:val="00ED69EB"/>
    <w:rsid w:val="00ED7EB8"/>
    <w:rsid w:val="00EE5E2B"/>
    <w:rsid w:val="00EF12F1"/>
    <w:rsid w:val="00F13AB5"/>
    <w:rsid w:val="00F2327F"/>
    <w:rsid w:val="00F4608E"/>
    <w:rsid w:val="00F71CDD"/>
    <w:rsid w:val="00F871B4"/>
    <w:rsid w:val="00F87717"/>
    <w:rsid w:val="00F96DD6"/>
    <w:rsid w:val="00FA0AB3"/>
    <w:rsid w:val="00FB1530"/>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C8C182DE-4B17-4A90-BF10-41E75A0A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li.wildey@gmail.com"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10.5066/P9KZCM54"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10073</TotalTime>
  <Pages>70</Pages>
  <Words>14221</Words>
  <Characters>81062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95093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Wildey,Eli</cp:lastModifiedBy>
  <cp:revision>7</cp:revision>
  <cp:lastPrinted>2009-01-30T21:55:00Z</cp:lastPrinted>
  <dcterms:created xsi:type="dcterms:W3CDTF">2024-10-13T16:44:00Z</dcterms:created>
  <dcterms:modified xsi:type="dcterms:W3CDTF">2024-11-05T01:19:00Z</dcterms:modified>
</cp:coreProperties>
</file>