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Near and Deer: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4BB77927"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1B45866F"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 xml:space="preserve">Recent review have identified a need to more accurately measure the magnitude of recreation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01BE813"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w:t>
      </w:r>
      <w:r w:rsidR="008A2B1E">
        <w:rPr>
          <w:rFonts w:eastAsia="Times New Roman"/>
          <w:color w:val="000000"/>
        </w:rPr>
        <w:t xml:space="preserve">Bergman et al. 2014, </w:t>
      </w:r>
      <w:r w:rsidR="008A2B1E" w:rsidRPr="002505DE">
        <w:rPr>
          <w:rFonts w:eastAsia="Times New Roman"/>
          <w:color w:val="000000"/>
        </w:rPr>
        <w:t>Bergman et al. 2015</w:t>
      </w:r>
      <w:r w:rsidR="008A2B1E">
        <w:rPr>
          <w:rFonts w:eastAsia="Times New Roman"/>
          <w:color w:val="000000"/>
        </w:rPr>
        <w:t xml:space="preserve">, </w:t>
      </w:r>
      <w:r w:rsidR="008A2B1E">
        <w:rPr>
          <w:rFonts w:eastAsia="Times New Roman"/>
          <w:color w:val="000000"/>
        </w:rPr>
        <w:t>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1B887815"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ins w:id="29" w:author="Wildey,Eli" w:date="2024-11-14T22:00:00Z" w16du:dateUtc="2024-11-15T04:00:00Z">
        <w:r w:rsidR="000E7FB9">
          <w:rPr>
            <w:color w:val="000000"/>
          </w:rPr>
          <w:t xml:space="preserve"> and</w:t>
        </w:r>
      </w:ins>
      <w:ins w:id="30" w:author="Wildey,Eli" w:date="2024-11-14T22:02:00Z" w16du:dateUtc="2024-11-15T04:02:00Z">
        <w:r w:rsidR="000E7FB9">
          <w:rPr>
            <w:color w:val="000000"/>
          </w:rPr>
          <w:t xml:space="preserve"> interaction with habitat management has not prebiously been considered.</w:t>
        </w:r>
      </w:ins>
      <w:r>
        <w:rPr>
          <w:color w:val="000000"/>
        </w:rPr>
        <w:t xml:space="preserve"> </w:t>
      </w:r>
      <w:del w:id="31" w:author="Wildey,Eli" w:date="2024-11-14T22:02:00Z" w16du:dateUtc="2024-11-15T04:02:00Z">
        <w:r w:rsidRPr="00D40027" w:rsidDel="000E7FB9">
          <w:rPr>
            <w:color w:val="000000"/>
            <w:highlight w:val="yellow"/>
          </w:rPr>
          <w:delText>AND habitat management?</w:delText>
        </w:r>
        <w:r w:rsidRPr="002505DE" w:rsidDel="000E7FB9">
          <w:rPr>
            <w:color w:val="000000"/>
          </w:rPr>
          <w:delText xml:space="preserve">. </w:delText>
        </w:r>
      </w:del>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no recreation control but did not observe a change in flight responses between </w:t>
      </w:r>
      <w:r w:rsidRPr="002505DE">
        <w:rPr>
          <w:color w:val="000000"/>
        </w:rPr>
        <w:lastRenderedPageBreak/>
        <w:t>treatment and control, suggesting deer might be responding to recreation with fine-scale changes in habitat use (Wisdom et al. 2004).</w:t>
      </w:r>
      <w:ins w:id="32" w:author="Wildey,Eli" w:date="2024-11-14T22:03:00Z" w16du:dateUtc="2024-11-15T04:03:00Z">
        <w:r w:rsidR="000E7FB9">
          <w:rPr>
            <w:color w:val="000000"/>
          </w:rPr>
          <w:t xml:space="preserve"> This previous work demonstrates behavioral responses of mule deer to recreation,</w:t>
        </w:r>
      </w:ins>
      <w:ins w:id="33" w:author="Wildey,Eli" w:date="2024-11-14T22:04:00Z" w16du:dateUtc="2024-11-15T04:04:00Z">
        <w:r w:rsidR="000E7FB9">
          <w:rPr>
            <w:color w:val="000000"/>
          </w:rPr>
          <w:t xml:space="preserve"> however whether these more nuanced behavioral changes are</w:t>
        </w:r>
      </w:ins>
      <w:ins w:id="34" w:author="Wildey,Eli" w:date="2024-11-14T22:05:00Z" w16du:dateUtc="2024-11-15T04:05:00Z">
        <w:r w:rsidR="000E7FB9">
          <w:rPr>
            <w:color w:val="000000"/>
          </w:rPr>
          <w:t>,</w:t>
        </w:r>
      </w:ins>
      <w:ins w:id="35" w:author="Wildey,Eli" w:date="2024-11-14T22:04:00Z" w16du:dateUtc="2024-11-15T04:04:00Z">
        <w:r w:rsidR="000E7FB9">
          <w:rPr>
            <w:color w:val="000000"/>
          </w:rPr>
          <w:t xml:space="preserve"> or are not</w:t>
        </w:r>
      </w:ins>
      <w:ins w:id="36" w:author="Wildey,Eli" w:date="2024-11-14T22:05:00Z" w16du:dateUtc="2024-11-15T04:05:00Z">
        <w:r w:rsidR="000E7FB9">
          <w:rPr>
            <w:color w:val="000000"/>
          </w:rPr>
          <w:t>,</w:t>
        </w:r>
      </w:ins>
      <w:ins w:id="37" w:author="Wildey,Eli" w:date="2024-11-14T22:04:00Z" w16du:dateUtc="2024-11-15T04:04:00Z">
        <w:r w:rsidR="000E7FB9">
          <w:rPr>
            <w:color w:val="000000"/>
          </w:rPr>
          <w:t xml:space="preserve"> transmitted to populations can better inform </w:t>
        </w:r>
      </w:ins>
      <w:ins w:id="38" w:author="Wildey,Eli" w:date="2024-11-14T22:05:00Z" w16du:dateUtc="2024-11-15T04:05:00Z">
        <w:r w:rsidR="000E7FB9">
          <w:rPr>
            <w:color w:val="000000"/>
          </w:rPr>
          <w:t>management efforts</w:t>
        </w:r>
      </w:ins>
      <w:ins w:id="39" w:author="Wildey,Eli" w:date="2024-11-14T22:06:00Z" w16du:dateUtc="2024-11-15T04:06:00Z">
        <w:r w:rsidR="000E7FB9">
          <w:rPr>
            <w:color w:val="000000"/>
          </w:rPr>
          <w:t xml:space="preserve"> for mule deer and porssibly other species showing similarly nuanced responses.</w:t>
        </w:r>
      </w:ins>
    </w:p>
    <w:p w14:paraId="744D2B64" w14:textId="6351C01A" w:rsidR="002505DE" w:rsidDel="000E7FB9" w:rsidRDefault="002505DE" w:rsidP="00167887">
      <w:pPr>
        <w:spacing w:after="160" w:line="480" w:lineRule="auto"/>
        <w:ind w:right="-540"/>
        <w:rPr>
          <w:del w:id="40" w:author="Wildey,Eli" w:date="2024-11-14T21:59:00Z" w16du:dateUtc="2024-11-15T03:59:00Z"/>
          <w:color w:val="000000"/>
        </w:rPr>
      </w:pPr>
      <w:r w:rsidRPr="002505DE">
        <w:rPr>
          <w:rFonts w:eastAsia="Times New Roman"/>
          <w:color w:val="000000"/>
        </w:rPr>
        <w:t xml:space="preserve">Here we examine mule deer </w:t>
      </w:r>
      <w:del w:id="41" w:author="Wildey,Eli" w:date="2024-11-14T21:59:00Z" w16du:dateUtc="2024-11-15T03:59:00Z">
        <w:r w:rsidRPr="002505DE" w:rsidDel="000E7FB9">
          <w:rPr>
            <w:rFonts w:eastAsia="Times New Roman"/>
            <w:color w:val="000000"/>
          </w:rPr>
          <w:delText>spatiotemporal</w:delText>
        </w:r>
      </w:del>
      <w:r w:rsidRPr="002505DE">
        <w:rPr>
          <w:rFonts w:eastAsia="Times New Roman"/>
          <w:color w:val="000000"/>
        </w:rPr>
        <w:t xml:space="preserve"> responses to </w:t>
      </w:r>
      <w:del w:id="42" w:author="Wildey,Eli" w:date="2024-11-14T21:57:00Z" w16du:dateUtc="2024-11-15T03:57:00Z">
        <w:r w:rsidRPr="002505DE" w:rsidDel="000E7FB9">
          <w:rPr>
            <w:rFonts w:eastAsia="Times New Roman"/>
            <w:color w:val="000000"/>
          </w:rPr>
          <w:delText xml:space="preserve">changes in </w:delText>
        </w:r>
      </w:del>
      <w:r w:rsidRPr="002505DE">
        <w:rPr>
          <w:rFonts w:eastAsia="Times New Roman"/>
          <w:color w:val="000000"/>
        </w:rPr>
        <w:t xml:space="preserve">recreation </w:t>
      </w:r>
      <w:r w:rsidR="00FF1C15">
        <w:rPr>
          <w:rFonts w:eastAsia="Times New Roman"/>
          <w:color w:val="000000"/>
        </w:rPr>
        <w:t xml:space="preserve">on winter range </w:t>
      </w:r>
      <w:r w:rsidRPr="002505DE">
        <w:rPr>
          <w:rFonts w:eastAsia="Times New Roman"/>
          <w:color w:val="000000"/>
        </w:rPr>
        <w:t>in Salida, Colorado</w:t>
      </w:r>
      <w:del w:id="43" w:author="Wildey,Eli" w:date="2024-11-14T21:57:00Z" w16du:dateUtc="2024-11-15T03:57:00Z">
        <w:r w:rsidRPr="002505DE" w:rsidDel="000E7FB9">
          <w:rPr>
            <w:rFonts w:eastAsia="Times New Roman"/>
            <w:color w:val="000000"/>
          </w:rPr>
          <w:delText>. U</w:delText>
        </w:r>
      </w:del>
      <w:del w:id="44" w:author="Wildey,Eli" w:date="2024-11-14T21:59:00Z" w16du:dateUtc="2024-11-15T03:59:00Z">
        <w:r w:rsidRPr="002505DE" w:rsidDel="000E7FB9">
          <w:rPr>
            <w:rFonts w:eastAsia="Times New Roman"/>
            <w:color w:val="000000"/>
          </w:rPr>
          <w:delText xml:space="preserve">sing </w:delText>
        </w:r>
        <w:r w:rsidR="00FF1C15" w:rsidDel="000E7FB9">
          <w:rPr>
            <w:rFonts w:eastAsia="Times New Roman"/>
            <w:color w:val="000000"/>
          </w:rPr>
          <w:delText xml:space="preserve">mule deer </w:delText>
        </w:r>
        <w:commentRangeStart w:id="45"/>
        <w:r w:rsidRPr="002505DE" w:rsidDel="000E7FB9">
          <w:rPr>
            <w:rFonts w:eastAsia="Times New Roman"/>
            <w:color w:val="000000"/>
          </w:rPr>
          <w:delText>telemetry data</w:delText>
        </w:r>
        <w:commentRangeEnd w:id="45"/>
        <w:r w:rsidR="005657AE" w:rsidDel="000E7FB9">
          <w:rPr>
            <w:rStyle w:val="CommentReference"/>
          </w:rPr>
          <w:commentReference w:id="45"/>
        </w:r>
        <w:r w:rsidRPr="002505DE" w:rsidDel="000E7FB9">
          <w:rPr>
            <w:rFonts w:eastAsia="Times New Roman"/>
            <w:color w:val="000000"/>
          </w:rPr>
          <w:delText>, hourly measures of human activity, trail and environmental layers</w:delText>
        </w:r>
      </w:del>
      <w:del w:id="46" w:author="Wildey,Eli" w:date="2024-11-14T21:57:00Z" w16du:dateUtc="2024-11-15T03:57:00Z">
        <w:r w:rsidRPr="002505DE" w:rsidDel="000E7FB9">
          <w:rPr>
            <w:rFonts w:eastAsia="Times New Roman"/>
            <w:color w:val="000000"/>
          </w:rPr>
          <w:delText xml:space="preserve">, we determine changes in habitat use and activity/movement patterns of mule deer. </w:delText>
        </w:r>
      </w:del>
      <w:del w:id="47" w:author="Wildey,Eli" w:date="2024-11-14T21:59:00Z" w16du:dateUtc="2024-11-15T03:59:00Z">
        <w:r w:rsidRPr="002505DE" w:rsidDel="000E7FB9">
          <w:rPr>
            <w:rFonts w:eastAsia="Times New Roman"/>
            <w:color w:val="000000"/>
          </w:rPr>
          <w:delText xml:space="preserve">Incorporating both elements of human disturbance and environmental factors we were able to account </w:delText>
        </w:r>
        <w:r w:rsidR="009673D4" w:rsidRPr="002505DE" w:rsidDel="000E7FB9">
          <w:rPr>
            <w:rFonts w:eastAsia="Times New Roman"/>
            <w:color w:val="000000"/>
          </w:rPr>
          <w:delText>for and</w:delText>
        </w:r>
        <w:r w:rsidRPr="002505DE" w:rsidDel="000E7FB9">
          <w:rPr>
            <w:rFonts w:eastAsia="Times New Roman"/>
            <w:color w:val="000000"/>
          </w:rPr>
          <w:delText xml:space="preserve"> </w:delText>
        </w:r>
        <w:r w:rsidR="006009CB" w:rsidDel="000E7FB9">
          <w:rPr>
            <w:rFonts w:eastAsia="Times New Roman"/>
            <w:color w:val="000000"/>
          </w:rPr>
          <w:delText xml:space="preserve">examine interactions </w:delText>
        </w:r>
        <w:r w:rsidRPr="002505DE" w:rsidDel="000E7FB9">
          <w:rPr>
            <w:rFonts w:eastAsia="Times New Roman"/>
            <w:color w:val="000000"/>
          </w:rPr>
          <w:delText>between these factors. In tandem with a camera study investigating factors influencing deer density on this winter range, we investigate mule deer responses to recreation at the individual- and population-level.</w:delText>
        </w:r>
      </w:del>
      <w:del w:id="48" w:author="Wildey,Eli" w:date="2024-11-14T21:58:00Z" w16du:dateUtc="2024-11-15T03:58:00Z">
        <w:r w:rsidRPr="002505DE" w:rsidDel="000E7FB9">
          <w:rPr>
            <w:rFonts w:eastAsia="Times New Roman"/>
            <w:color w:val="000000"/>
          </w:rPr>
          <w:delText xml:space="preserve"> We predict that mule deer will respond with shifts in activity/movement patterns and habitat selection but will not suffer an indirect loss of habitat due to trail activity. Furthermore we expect deer density </w:delText>
        </w:r>
        <w:r w:rsidR="006009CB" w:rsidDel="000E7FB9">
          <w:rPr>
            <w:rFonts w:eastAsia="Times New Roman"/>
            <w:color w:val="000000"/>
          </w:rPr>
          <w:delText>in association with recreation</w:delText>
        </w:r>
        <w:r w:rsidRPr="002505DE" w:rsidDel="000E7FB9">
          <w:rPr>
            <w:rFonts w:eastAsia="Times New Roman"/>
            <w:color w:val="000000"/>
          </w:rPr>
          <w:delText>.</w:delText>
        </w:r>
        <w:r w:rsidR="002D4154" w:rsidRPr="002D4154" w:rsidDel="000E7FB9">
          <w:rPr>
            <w:color w:val="000000"/>
          </w:rPr>
          <w:delText>Human presence induces negative effects in many facets, often investigated in isolation. Connecting these different facets can inform how negative effects scale up from individuals to ecosystems</w:delText>
        </w:r>
      </w:del>
      <w:r w:rsidR="002D4154" w:rsidRPr="002D4154">
        <w:rPr>
          <w:color w:val="000000"/>
        </w:rPr>
        <w:t xml:space="preserve">. </w:t>
      </w:r>
      <w:del w:id="49" w:author="Wildey,Eli" w:date="2024-11-13T18:46:00Z" w16du:dateUtc="2024-11-14T00:46:00Z">
        <w:r w:rsidR="002D4154" w:rsidRPr="002D4154" w:rsidDel="002910B3">
          <w:rPr>
            <w:color w:val="000000"/>
          </w:rPr>
          <w:delText xml:space="preserve">Mule deer face their most challenging circumstances in winter with much attention paid to management actions to improve winter habitat yet little research has been conducted on the impact of human recreation to mule deer. With this stress of human presence further exacerbating </w:delText>
        </w:r>
        <w:r w:rsidR="002D4154" w:rsidRPr="002D4154" w:rsidDel="002910B3">
          <w:rPr>
            <w:color w:val="000000"/>
          </w:rPr>
          <w:lastRenderedPageBreak/>
          <w:delText>understanding changing habitat selection and induced population responses can help guide management decisions for the persistence of migratory populations of mule deer.</w:delText>
        </w:r>
      </w:del>
    </w:p>
    <w:p w14:paraId="56D03FFA" w14:textId="0AEF32F5" w:rsidR="00F2327F" w:rsidRPr="002505DE" w:rsidRDefault="00F2327F" w:rsidP="00167887">
      <w:pPr>
        <w:spacing w:after="160" w:line="480" w:lineRule="auto"/>
        <w:ind w:right="-540"/>
        <w:rPr>
          <w:rFonts w:eastAsia="Times New Roman"/>
        </w:rPr>
      </w:pPr>
      <w:r>
        <w:rPr>
          <w:color w:val="000000"/>
        </w:rPr>
        <w:t>The goal of this study was to investigate behavioral</w:t>
      </w:r>
      <w:r w:rsidR="009F62C1">
        <w:rPr>
          <w:color w:val="000000"/>
        </w:rPr>
        <w:t xml:space="preserve"> </w:t>
      </w:r>
      <w:r>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ins w:id="50" w:author="Wildey,Eli" w:date="2024-11-14T21:56:00Z" w16du:dateUtc="2024-11-15T03:56:00Z">
        <w:r w:rsidR="000E7FB9">
          <w:rPr>
            <w:color w:val="000000"/>
          </w:rPr>
          <w:t>which habitats they’re selecting</w:t>
        </w:r>
      </w:ins>
      <w:del w:id="51" w:author="Wildey,Eli" w:date="2024-11-14T21:56:00Z" w16du:dateUtc="2024-11-15T03:56:00Z">
        <w:r w:rsidR="009F62C1" w:rsidDel="000E7FB9">
          <w:rPr>
            <w:color w:val="000000"/>
          </w:rPr>
          <w:delText>changing habitat selection,</w:delText>
        </w:r>
      </w:del>
      <w:r w:rsidR="009F62C1">
        <w:rPr>
          <w:color w:val="000000"/>
        </w:rPr>
        <w:t xml:space="preserve"> avoiding </w:t>
      </w:r>
      <w:ins w:id="52" w:author="Wildey,Eli" w:date="2024-11-14T21:57:00Z" w16du:dateUtc="2024-11-15T03:57:00Z">
        <w:r w:rsidR="000E7FB9">
          <w:rPr>
            <w:color w:val="000000"/>
          </w:rPr>
          <w:t>areas</w:t>
        </w:r>
      </w:ins>
      <w:del w:id="53" w:author="Wildey,Eli" w:date="2024-11-14T21:57:00Z" w16du:dateUtc="2024-11-15T03:57:00Z">
        <w:r w:rsidR="009F62C1" w:rsidDel="000E7FB9">
          <w:rPr>
            <w:color w:val="000000"/>
          </w:rPr>
          <w:delText xml:space="preserve">habitat </w:delText>
        </w:r>
      </w:del>
      <w:r w:rsidR="009F62C1">
        <w:rPr>
          <w:color w:val="000000"/>
        </w:rPr>
        <w:t>near trails, or changing when they are most active in response to human presence on trails</w:t>
      </w:r>
      <w:r w:rsidR="00F4608E">
        <w:rPr>
          <w:color w:val="000000"/>
        </w:rPr>
        <w:t>, 2)</w:t>
      </w:r>
      <w:ins w:id="54" w:author="Wildey,Eli" w:date="2024-11-14T22:00:00Z" w16du:dateUtc="2024-11-15T04:00:00Z">
        <w:r w:rsidR="000E7FB9">
          <w:rPr>
            <w:color w:val="000000"/>
          </w:rPr>
          <w:t xml:space="preserve"> assess h</w:t>
        </w:r>
      </w:ins>
      <w:ins w:id="55" w:author="Wildey,Eli" w:date="2024-11-14T22:01:00Z" w16du:dateUtc="2024-11-15T04:01:00Z">
        <w:r w:rsidR="000E7FB9">
          <w:rPr>
            <w:color w:val="000000"/>
          </w:rPr>
          <w:t>ow these changes relate to habitat management actions, 3)</w:t>
        </w:r>
      </w:ins>
      <w:r w:rsidR="00F4608E">
        <w:rPr>
          <w:color w:val="000000"/>
        </w:rPr>
        <w:t xml:space="preserve"> obtain an index of deer density across our study area as a product of environmental factors, and </w:t>
      </w:r>
      <w:ins w:id="56" w:author="Wildey,Eli" w:date="2024-11-14T22:01:00Z" w16du:dateUtc="2024-11-15T04:01:00Z">
        <w:r w:rsidR="000E7FB9">
          <w:rPr>
            <w:color w:val="000000"/>
          </w:rPr>
          <w:t>4</w:t>
        </w:r>
      </w:ins>
      <w:del w:id="57" w:author="Wildey,Eli" w:date="2024-11-14T22:01:00Z" w16du:dateUtc="2024-11-15T04:01:00Z">
        <w:r w:rsidR="00F4608E" w:rsidDel="000E7FB9">
          <w:rPr>
            <w:color w:val="000000"/>
          </w:rPr>
          <w:delText>3</w:delText>
        </w:r>
      </w:del>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58"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59"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6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60"/>
      <w:r w:rsidR="008A5359">
        <w:rPr>
          <w:rStyle w:val="CommentReference"/>
        </w:rPr>
        <w:commentReference w:id="6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61"/>
      <w:r w:rsidR="00BA3DFA" w:rsidRPr="002505DE">
        <w:rPr>
          <w:rFonts w:eastAsia="Times New Roman"/>
          <w:color w:val="000000"/>
        </w:rPr>
        <w:t xml:space="preserve">Methodist Mountain trail network </w:t>
      </w:r>
      <w:commentRangeEnd w:id="61"/>
      <w:r w:rsidR="00420F29">
        <w:rPr>
          <w:rStyle w:val="CommentReference"/>
        </w:rPr>
        <w:commentReference w:id="6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62"/>
      <w:r w:rsidR="002505DE" w:rsidRPr="002505DE">
        <w:rPr>
          <w:rFonts w:eastAsia="Times New Roman"/>
          <w:color w:val="000000"/>
        </w:rPr>
        <w:t>This thinned habitat appears on land cover classification layers as “shrub” habitat as opposed to surrounding “forest” habitat</w:t>
      </w:r>
      <w:commentRangeEnd w:id="62"/>
      <w:r w:rsidR="008A5359">
        <w:rPr>
          <w:rStyle w:val="CommentReference"/>
        </w:rPr>
        <w:commentReference w:id="6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63"/>
      <w:r w:rsidR="002505DE" w:rsidRPr="002505DE">
        <w:rPr>
          <w:rFonts w:eastAsia="Times New Roman"/>
          <w:color w:val="000000"/>
        </w:rPr>
        <w:t>San Luis Valley</w:t>
      </w:r>
      <w:commentRangeEnd w:id="63"/>
      <w:r w:rsidR="008A5359">
        <w:rPr>
          <w:rStyle w:val="CommentReference"/>
        </w:rPr>
        <w:commentReference w:id="6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64"/>
      <w:r>
        <w:rPr>
          <w:rFonts w:eastAsia="Times New Roman"/>
          <w:b/>
          <w:bCs/>
          <w:color w:val="000000"/>
        </w:rPr>
        <w:t xml:space="preserve">Field </w:t>
      </w:r>
      <w:commentRangeEnd w:id="64"/>
      <w:r w:rsidR="008A5359">
        <w:rPr>
          <w:rStyle w:val="CommentReference"/>
        </w:rPr>
        <w:commentReference w:id="6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65"/>
      <w:r w:rsidR="002505DE" w:rsidRPr="002505DE">
        <w:rPr>
          <w:rFonts w:eastAsia="Times New Roman"/>
          <w:color w:val="000000"/>
        </w:rPr>
        <w:t>eer were captured</w:t>
      </w:r>
      <w:commentRangeEnd w:id="65"/>
      <w:r w:rsidR="005657AE">
        <w:rPr>
          <w:rStyle w:val="CommentReference"/>
        </w:rPr>
        <w:commentReference w:id="6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6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66"/>
      <w:r w:rsidR="008A5359">
        <w:rPr>
          <w:rStyle w:val="CommentReference"/>
        </w:rPr>
        <w:commentReference w:id="66"/>
      </w:r>
      <w:r w:rsidR="002432FD">
        <w:rPr>
          <w:rFonts w:eastAsia="Times New Roman"/>
          <w:color w:val="000000"/>
        </w:rPr>
        <w:t>)</w:t>
      </w:r>
      <w:commentRangeStart w:id="6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6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68"/>
      <w:r w:rsidR="008A5359">
        <w:rPr>
          <w:rStyle w:val="CommentReference"/>
        </w:rPr>
        <w:commentReference w:id="6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67"/>
      <w:r w:rsidR="005657AE">
        <w:rPr>
          <w:rStyle w:val="CommentReference"/>
        </w:rPr>
        <w:commentReference w:id="6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04BAA2D6" w14:textId="6E965E19" w:rsidR="002505DE" w:rsidRDefault="002505DE" w:rsidP="00167887">
      <w:pPr>
        <w:spacing w:line="480" w:lineRule="auto"/>
        <w:rPr>
          <w:rFonts w:eastAsia="Times New Roman"/>
        </w:rPr>
      </w:pPr>
      <w:commentRangeStart w:id="69"/>
      <w:r w:rsidRPr="002505DE">
        <w:rPr>
          <w:rFonts w:eastAsia="Times New Roman"/>
          <w:color w:val="000000"/>
        </w:rPr>
        <w:t xml:space="preserve">We arranged 36 </w:t>
      </w:r>
      <w:commentRangeStart w:id="70"/>
      <w:r w:rsidRPr="002505DE">
        <w:rPr>
          <w:rFonts w:eastAsia="Times New Roman"/>
          <w:color w:val="000000"/>
        </w:rPr>
        <w:t xml:space="preserve">cameras </w:t>
      </w:r>
      <w:commentRangeEnd w:id="70"/>
      <w:r w:rsidR="008A5359">
        <w:rPr>
          <w:rStyle w:val="CommentReference"/>
        </w:rPr>
        <w:commentReference w:id="70"/>
      </w:r>
      <w:r w:rsidRPr="002505DE">
        <w:rPr>
          <w:rFonts w:eastAsia="Times New Roman"/>
          <w:color w:val="000000"/>
        </w:rPr>
        <w:t>in a grid pattern at a spacing of ~400m</w:t>
      </w:r>
      <w:commentRangeEnd w:id="69"/>
      <w:r w:rsidR="005657AE">
        <w:rPr>
          <w:rStyle w:val="CommentReference"/>
        </w:rPr>
        <w:commentReference w:id="69"/>
      </w:r>
      <w:r w:rsidR="00AC5A63">
        <w:rPr>
          <w:rFonts w:eastAsia="Times New Roman"/>
          <w:color w:val="000000"/>
        </w:rPr>
        <w:t xml:space="preserve"> for a totral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high sensitivity setting</w:t>
      </w:r>
      <w:r w:rsidR="00C75F45">
        <w:rPr>
          <w:rFonts w:eastAsia="Times New Roman"/>
          <w:color w:val="000000"/>
        </w:rPr>
        <w:t>.</w:t>
      </w:r>
      <w:r w:rsidRPr="002505DE">
        <w:rPr>
          <w:rFonts w:eastAsia="Times New Roman"/>
          <w:color w:val="000000"/>
        </w:rPr>
        <w:t xml:space="preserve"> </w:t>
      </w:r>
      <w:commentRangeStart w:id="71"/>
      <w:r w:rsidRPr="002505DE">
        <w:rPr>
          <w:rFonts w:eastAsia="Times New Roman"/>
          <w:color w:val="000000"/>
        </w:rPr>
        <w:t>Specific camera locations were randomized within a 100m buffer of the center of each grid cell</w:t>
      </w:r>
      <w:commentRangeEnd w:id="71"/>
      <w:r w:rsidR="008A5359">
        <w:rPr>
          <w:rStyle w:val="CommentReference"/>
        </w:rPr>
        <w:commentReference w:id="7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5m off path of travel at a 30 degree angle to maximize exposure time of animals crossing the camera frame. </w:t>
      </w:r>
      <w:commentRangeStart w:id="72"/>
      <w:r w:rsidRPr="002505DE">
        <w:rPr>
          <w:rFonts w:eastAsia="Times New Roman"/>
          <w:color w:val="000000"/>
        </w:rPr>
        <w:t>Cameras were deployed from April 2022- August 2022</w:t>
      </w:r>
      <w:commentRangeEnd w:id="72"/>
      <w:r w:rsidR="008A5359">
        <w:rPr>
          <w:rStyle w:val="CommentReference"/>
        </w:rPr>
        <w:commentReference w:id="72"/>
      </w:r>
      <w:r w:rsidR="004C73A8">
        <w:rPr>
          <w:rFonts w:eastAsia="Times New Roman"/>
          <w:color w:val="000000"/>
        </w:rPr>
        <w:t xml:space="preserve"> and checked once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animal </w:t>
      </w:r>
      <w:r w:rsidRPr="002505DE">
        <w:rPr>
          <w:rFonts w:eastAsia="Times New Roman"/>
          <w:color w:val="000000"/>
        </w:rPr>
        <w:lastRenderedPageBreak/>
        <w:t>were reviewed for identification, while a subset of blank images was reviewed for quality assurance.</w:t>
      </w:r>
    </w:p>
    <w:p w14:paraId="643ADC36" w14:textId="77777777" w:rsidR="002D4925" w:rsidRPr="002505DE" w:rsidRDefault="002D4925" w:rsidP="00167887">
      <w:pPr>
        <w:spacing w:line="480" w:lineRule="auto"/>
        <w:rPr>
          <w:rFonts w:eastAsia="Times New Roman"/>
        </w:rPr>
      </w:pPr>
    </w:p>
    <w:p w14:paraId="07058FF0" w14:textId="0CEDC21A"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7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Pr>
          <w:rFonts w:eastAsia="Times New Roman"/>
          <w:b/>
          <w:bCs/>
          <w:color w:val="000000"/>
        </w:rPr>
        <w:t xml:space="preserve"> analysis</w:t>
      </w:r>
    </w:p>
    <w:p w14:paraId="7B6F9365" w14:textId="1AFD4E8B" w:rsidR="002505DE" w:rsidRPr="002505DE" w:rsidRDefault="002505DE" w:rsidP="00167887">
      <w:pPr>
        <w:spacing w:after="160" w:line="480" w:lineRule="auto"/>
        <w:ind w:right="-540"/>
        <w:rPr>
          <w:rFonts w:eastAsia="Times New Roman"/>
        </w:rPr>
      </w:pPr>
      <w:commentRangeStart w:id="74"/>
      <w:r w:rsidRPr="002505DE">
        <w:rPr>
          <w:rFonts w:eastAsia="Times New Roman"/>
          <w:color w:val="000000"/>
        </w:rPr>
        <w:t xml:space="preserve">Trailheads at either end of the study area </w:t>
      </w:r>
      <w:commentRangeEnd w:id="74"/>
      <w:r w:rsidR="00420F29">
        <w:rPr>
          <w:rStyle w:val="CommentReference"/>
        </w:rPr>
        <w:commentReference w:id="74"/>
      </w:r>
      <w:r w:rsidRPr="002505DE">
        <w:rPr>
          <w:rFonts w:eastAsia="Times New Roman"/>
          <w:color w:val="000000"/>
        </w:rPr>
        <w:t xml:space="preserve">were equipped with </w:t>
      </w:r>
      <w:commentRangeStart w:id="75"/>
      <w:r w:rsidRPr="002505DE">
        <w:rPr>
          <w:rFonts w:eastAsia="Times New Roman"/>
          <w:color w:val="000000"/>
        </w:rPr>
        <w:t xml:space="preserve">infrared trail counters </w:t>
      </w:r>
      <w:commentRangeEnd w:id="75"/>
      <w:r w:rsidR="00420F29">
        <w:rPr>
          <w:rStyle w:val="CommentReference"/>
        </w:rPr>
        <w:commentReference w:id="7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76"/>
      <w:r w:rsidRPr="002505DE">
        <w:rPr>
          <w:rFonts w:eastAsia="Times New Roman"/>
          <w:color w:val="000000"/>
        </w:rPr>
        <w:t xml:space="preserve">accurate index of human activity </w:t>
      </w:r>
      <w:commentRangeEnd w:id="76"/>
      <w:r w:rsidR="003D259D">
        <w:rPr>
          <w:rStyle w:val="CommentReference"/>
        </w:rPr>
        <w:commentReference w:id="7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 resulting in loss of habitat</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w:t>
      </w:r>
      <w:r w:rsidRPr="002505DE">
        <w:rPr>
          <w:rFonts w:eastAsia="Times New Roman"/>
          <w:color w:val="000000"/>
        </w:rPr>
        <w:lastRenderedPageBreak/>
        <w:t>recent landcover data from the National Land Cover Database</w:t>
      </w:r>
      <w:ins w:id="7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18052E68" w14:textId="77777777" w:rsidR="002505DE" w:rsidRPr="002505DE" w:rsidRDefault="002505DE" w:rsidP="00167887">
      <w:pPr>
        <w:spacing w:after="160" w:line="480" w:lineRule="auto"/>
        <w:ind w:right="-540"/>
        <w:rPr>
          <w:rFonts w:eastAsia="Times New Roman"/>
        </w:rPr>
      </w:pPr>
      <w:commentRangeStart w:id="78"/>
      <w:r w:rsidRPr="002505DE">
        <w:rPr>
          <w:rFonts w:eastAsia="Times New Roman"/>
          <w:i/>
          <w:iCs/>
          <w:color w:val="000000"/>
        </w:rPr>
        <w:t>Environmental Covariates - Density Estimate</w:t>
      </w:r>
      <w:commentRangeEnd w:id="78"/>
      <w:r w:rsidR="00420F29">
        <w:rPr>
          <w:rStyle w:val="CommentReference"/>
        </w:rPr>
        <w:commentReference w:id="78"/>
      </w:r>
    </w:p>
    <w:p w14:paraId="19D2140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Relative human activity was measured as weekly detections of humans at camera sites. Previous research has recognized the importance of scale in species-habitat relationships (McGarigal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w:t>
      </w:r>
      <w:r w:rsidRPr="002505DE">
        <w:rPr>
          <w:rFonts w:eastAsia="Times New Roman"/>
          <w:color w:val="000000"/>
        </w:rPr>
        <w:lastRenderedPageBreak/>
        <w:t xml:space="preserve">locations — </w:t>
      </w:r>
      <w:commentRangeStart w:id="79"/>
      <w:r w:rsidRPr="002505DE">
        <w:rPr>
          <w:rFonts w:eastAsia="Times New Roman"/>
          <w:color w:val="000000"/>
        </w:rPr>
        <w:t>100m, 250m, and 385m</w:t>
      </w:r>
      <w:commentRangeEnd w:id="79"/>
      <w:r w:rsidR="00420F29">
        <w:rPr>
          <w:rStyle w:val="CommentReference"/>
        </w:rPr>
        <w:commentReference w:id="79"/>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AD70CDF" w:rsidR="00420F29" w:rsidRDefault="00420F29" w:rsidP="00167887">
      <w:pPr>
        <w:spacing w:after="160" w:line="480" w:lineRule="auto"/>
        <w:ind w:right="-540"/>
        <w:rPr>
          <w:ins w:id="80"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81"/>
      <w:r w:rsidR="002505DE" w:rsidRPr="002505DE">
        <w:rPr>
          <w:rFonts w:eastAsia="Times New Roman"/>
          <w:color w:val="000000"/>
        </w:rPr>
        <w:t>alyzed deer spatiotemporal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81"/>
      <w:r w:rsidR="00984EA3">
        <w:rPr>
          <w:rStyle w:val="CommentReference"/>
        </w:rPr>
        <w:commentReference w:id="81"/>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82"/>
      <w:commentRangeStart w:id="83"/>
      <w:r w:rsidR="002505DE" w:rsidRPr="002505DE">
        <w:rPr>
          <w:rFonts w:eastAsia="Times New Roman"/>
          <w:color w:val="000000"/>
        </w:rPr>
        <w:t>lengths</w:t>
      </w:r>
      <w:commentRangeEnd w:id="82"/>
      <w:r>
        <w:rPr>
          <w:rStyle w:val="CommentReference"/>
        </w:rPr>
        <w:commentReference w:id="82"/>
      </w:r>
      <w:commentRangeEnd w:id="83"/>
      <w:r>
        <w:rPr>
          <w:rStyle w:val="CommentReference"/>
        </w:rPr>
        <w:commentReference w:id="83"/>
      </w:r>
      <w:r w:rsidR="002505DE" w:rsidRPr="002505DE">
        <w:rPr>
          <w:rFonts w:eastAsia="Times New Roman"/>
          <w:color w:val="000000"/>
        </w:rPr>
        <w:t xml:space="preserve">. </w:t>
      </w:r>
    </w:p>
    <w:p w14:paraId="370ABDB5" w14:textId="1C8CD744" w:rsidR="002505DE" w:rsidRPr="002505DE" w:rsidRDefault="00420F29" w:rsidP="00C421F4">
      <w:pPr>
        <w:spacing w:after="160" w:line="480" w:lineRule="auto"/>
        <w:ind w:right="-540" w:firstLine="840"/>
        <w:rPr>
          <w:rFonts w:eastAsia="Times New Roman"/>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84"/>
      <w:r w:rsidR="002505DE" w:rsidRPr="002505DE">
        <w:rPr>
          <w:rFonts w:eastAsia="Times New Roman"/>
          <w:color w:val="000000"/>
        </w:rPr>
        <w:t xml:space="preserve">a mixed Poisson regression </w:t>
      </w:r>
      <w:commentRangeEnd w:id="84"/>
      <w:r>
        <w:rPr>
          <w:rStyle w:val="CommentReference"/>
        </w:rPr>
        <w:commentReference w:id="84"/>
      </w:r>
      <w:r w:rsidR="002505DE" w:rsidRPr="002505DE">
        <w:rPr>
          <w:rFonts w:eastAsia="Times New Roman"/>
          <w:color w:val="000000"/>
        </w:rPr>
        <w:t xml:space="preserve">to calculate population level estimates of habitat selection. A Poisson regression, with stratum-specific intercepts fixed at a large variance, is </w:t>
      </w:r>
      <w:r w:rsidR="002505DE" w:rsidRPr="002505DE">
        <w:rPr>
          <w:rFonts w:eastAsia="Times New Roman"/>
          <w:color w:val="000000"/>
        </w:rPr>
        <w:lastRenderedPageBreak/>
        <w:t xml:space="preserve">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dependence among locations from the same individuals and variation in responses to different habitat and human-related covariates. </w:t>
      </w:r>
      <w:commentRangeStart w:id="85"/>
      <w:r w:rsidR="002505DE" w:rsidRPr="002505DE">
        <w:rPr>
          <w:rFonts w:eastAsia="Times New Roman"/>
          <w:color w:val="000000"/>
        </w:rPr>
        <w:t>Mixed models were compared to fixed effect models using information criteria to ensure the incorporation of random effects produced the best performing models</w:t>
      </w:r>
      <w:commentRangeEnd w:id="85"/>
      <w:r w:rsidR="00BB6B13">
        <w:rPr>
          <w:rStyle w:val="CommentReference"/>
        </w:rPr>
        <w:commentReference w:id="85"/>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21C8C7E" w14:textId="77777777" w:rsidR="002505DE" w:rsidRPr="002505DE" w:rsidRDefault="002505DE" w:rsidP="00167887">
      <w:pPr>
        <w:spacing w:after="160" w:line="480" w:lineRule="auto"/>
        <w:ind w:right="-540"/>
        <w:rPr>
          <w:rFonts w:eastAsia="Times New Roman"/>
        </w:rPr>
      </w:pPr>
      <w:commentRangeStart w:id="86"/>
      <w:commentRangeStart w:id="87"/>
      <w:r w:rsidRPr="002505DE">
        <w:rPr>
          <w:rFonts w:eastAsia="Times New Roman"/>
          <w:color w:val="000000"/>
        </w:rPr>
        <w:t xml:space="preserve">Models </w:t>
      </w:r>
      <w:commentRangeEnd w:id="86"/>
      <w:r w:rsidR="00BB6B13">
        <w:rPr>
          <w:rStyle w:val="CommentReference"/>
        </w:rPr>
        <w:commentReference w:id="86"/>
      </w:r>
      <w:commentRangeEnd w:id="87"/>
      <w:r w:rsidR="00BB6B13">
        <w:rPr>
          <w:rStyle w:val="CommentReference"/>
        </w:rPr>
        <w:commentReference w:id="87"/>
      </w:r>
      <w:r w:rsidRPr="002505DE">
        <w:rPr>
          <w:rFonts w:eastAsia="Times New Roman"/>
          <w:color w:val="000000"/>
        </w:rPr>
        <w:t xml:space="preserve">fit to data included a null model that contained only attributes of movement representing how an animal would move free of selection for habitat. Parameters included cosine-transformed 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w:t>
      </w:r>
      <w:r w:rsidRPr="002505DE">
        <w:rPr>
          <w:rFonts w:eastAsia="Times New Roman"/>
          <w:color w:val="000000"/>
        </w:rPr>
        <w:lastRenderedPageBreak/>
        <w:t>(Avgar et al. 2016). Furthermore, we can include interactions with these movement parameters to allow movement distributions to change depending on environmental conditions (Fieberg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null model with just movement parameters explained above was fit to test if models involving habitat selection parameters could outperform a model assuming movement irrespective of habitat selection (Fieberg et al. 2021). A habitat model was fit incorporating habitat covariates (land cover classes, cosine-transformed aspect, terrain ruggedness index) and a human activity model was fit with main effects of, and an interaction between, rolling average of human activity and distance to 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on the whole (pooled) dataset, a dataset for points at night and a dataset for points during the day. Continuous variables were scaled and centered. Analysis was not done with the crepuscular time period due to a small sample size caused by the small window of time classified as crepuscular. Models were evaluated using Akaike Information Criterion (AIC) (Burnham and Anderson 2002).</w:t>
      </w:r>
    </w:p>
    <w:p w14:paraId="061ABCC2" w14:textId="20E37E24"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To compare and visualize deer movement patterns in relation to human activity between different time periods including crepuscular times, we used a linear mixed effects regression in R package nlme (Pinhiero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qq plots and evaluated using Akaike Information Criterion (AICc) (Burnham and Anderson 2002).</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trail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w:t>
      </w:r>
      <w:r w:rsidRPr="002505DE">
        <w:rPr>
          <w:rFonts w:eastAsia="Times New Roman"/>
          <w:color w:val="000000"/>
        </w:rPr>
        <w:lastRenderedPageBreak/>
        <w:t>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xml:space="preserve">, Santini et al. 2022). To solve this, we calculated speed using continuous time movement modeling which has shown to be robust to variable sampling rates (Noonan et al. 2019), while also calculating </w:t>
      </w:r>
      <w:r w:rsidRPr="002505DE">
        <w:rPr>
          <w:rFonts w:eastAsia="Times New Roman"/>
          <w:color w:val="000000"/>
        </w:rPr>
        <w:lastRenderedPageBreak/>
        <w:t>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2022 was chosen for an overall density estimate for the study area. This timeframe was chosen to match the timing of our habitat selection 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2505DE">
        <w:rPr>
          <w:rFonts w:eastAsia="Times New Roman"/>
          <w:color w:val="000000"/>
        </w:rPr>
        <w:lastRenderedPageBreak/>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(AICc)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this interaction, with deer increasing their movement rate most during crepuscular periods of the </w:t>
      </w:r>
      <w:r w:rsidRPr="002505DE">
        <w:rPr>
          <w:rFonts w:eastAsia="Times New Roman"/>
          <w:color w:val="000000"/>
        </w:rPr>
        <w:lastRenderedPageBreak/>
        <w:t>day in response to human activity and also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meters/hr, 4.61 deer/km² at a movement rate of 106 meters/hr and 1.80 deer/km² at a movement rate of 208 meters/hr (Figure 9). The movement rate of 208 meters/hr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ΔAICc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88"/>
      <w:r w:rsidRPr="002505DE">
        <w:rPr>
          <w:rFonts w:eastAsia="Times New Roman"/>
          <w:b/>
          <w:bCs/>
          <w:color w:val="000000"/>
        </w:rPr>
        <w:t>D</w:t>
      </w:r>
      <w:r w:rsidR="00AF4F8D">
        <w:rPr>
          <w:rFonts w:eastAsia="Times New Roman"/>
          <w:b/>
          <w:bCs/>
          <w:color w:val="000000"/>
        </w:rPr>
        <w:t>ISCUSSION</w:t>
      </w:r>
      <w:commentRangeEnd w:id="88"/>
      <w:r w:rsidR="003D259D">
        <w:rPr>
          <w:rStyle w:val="CommentReference"/>
        </w:rPr>
        <w:commentReference w:id="88"/>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(Stankowich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(Fieberg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hrs (41 meters/hr), less than 1 hr (106 meters/hr) and using a continuous time movement model robust to the resolution of location data (208 meters/hr)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in pinyon-juniper habitat as we were most interested in the density of deer this predominant winter range habitat type could support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Regardless of the cause, low densities raise questions about density dependence, which can modulate the impact of recreation (Tablado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 xml:space="preserve">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(Mallord et al. 2007). However, recreation is often associated with habitat degradation (Tablado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carrying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 xml:space="preserve">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(Verdolin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unaccounted for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Thanks to S. Bundick, H. Westacott, R. Heule, F. Mack-Carlo, E. Landi, E. Norton, C. Weissburg, B. LaMont, D.McNitt,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lastRenderedPageBreak/>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lastRenderedPageBreak/>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lastRenderedPageBreak/>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Colorado plateau of the </w:t>
      </w:r>
      <w:r w:rsidRPr="002505DE">
        <w:rPr>
          <w:rFonts w:eastAsia="Times New Roman"/>
          <w:color w:val="222222"/>
          <w:shd w:val="clear" w:color="auto" w:fill="FFFFFF"/>
        </w:rPr>
        <w:lastRenderedPageBreak/>
        <w:t>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 xml:space="preserve">aese, W. F. Fagan, J. M. Fryxell, B. Van Moorter, S. C. Alberts, A. H. Ali, A. M. Allen, N. Attias, T. Avgar, H. Bartlam-brooks, B. Bayarbaatar, J. L. Belant, A. Bertassoni, D. Beyer, L. Bidner, F. M. Van Beest, S. Blake, N. Blaum, C. </w:t>
      </w:r>
      <w:r w:rsidRPr="00724CD0">
        <w:rPr>
          <w:color w:val="212121"/>
        </w:rPr>
        <w:lastRenderedPageBreak/>
        <w:t>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45" w:author="Stenglein, Jennifer L - DNR" w:date="2024-09-06T14:34:00Z" w:initials="SJLD">
    <w:p w14:paraId="2D76984D" w14:textId="22674F19" w:rsidR="005657AE" w:rsidRDefault="005657AE" w:rsidP="000217E2">
      <w:pPr>
        <w:pStyle w:val="CommentText"/>
      </w:pPr>
      <w:r>
        <w:rPr>
          <w:rStyle w:val="CommentReference"/>
        </w:rPr>
        <w:annotationRef/>
      </w:r>
      <w:r>
        <w:t>Mule deer telemetry data?</w:t>
      </w:r>
    </w:p>
  </w:comment>
  <w:comment w:id="60"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61"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62"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63"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64"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65"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66"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68"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67"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70"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69"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71"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72"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74"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75"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76"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78" w:author="Stenglein, Jennifer L - DNR" w:date="2024-09-09T10:17:00Z" w:initials="SJLD">
    <w:p w14:paraId="3FE79813" w14:textId="77777777" w:rsidR="00420F29" w:rsidRDefault="00420F29" w:rsidP="00E83888">
      <w:pPr>
        <w:pStyle w:val="CommentText"/>
      </w:pPr>
      <w:r>
        <w:rPr>
          <w:rStyle w:val="CommentReference"/>
        </w:rPr>
        <w:annotationRef/>
      </w:r>
      <w:r>
        <w:t>It's not clear to me why this and the above are 2 distinct sections</w:t>
      </w:r>
    </w:p>
  </w:comment>
  <w:comment w:id="79" w:author="Stenglein, Jennifer L - DNR" w:date="2024-09-09T10:18:00Z" w:initials="SJLD">
    <w:p w14:paraId="609C5F6B" w14:textId="77777777" w:rsidR="00420F29" w:rsidRDefault="00420F29" w:rsidP="00DB27B6">
      <w:pPr>
        <w:pStyle w:val="CommentText"/>
      </w:pPr>
      <w:r>
        <w:rPr>
          <w:rStyle w:val="CommentReference"/>
        </w:rPr>
        <w:annotationRef/>
      </w:r>
      <w:r>
        <w:t>Justification for these choices?</w:t>
      </w:r>
    </w:p>
  </w:comment>
  <w:comment w:id="81"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82" w:author="Stenglein, Jennifer L - DNR" w:date="2024-09-09T10:21:00Z" w:initials="SJLD">
    <w:p w14:paraId="2373DF31" w14:textId="63D1D259" w:rsidR="00420F29" w:rsidRDefault="00420F29" w:rsidP="002D0135">
      <w:pPr>
        <w:pStyle w:val="CommentText"/>
      </w:pPr>
      <w:r>
        <w:rPr>
          <w:rStyle w:val="CommentReference"/>
        </w:rPr>
        <w:annotationRef/>
      </w:r>
      <w:r>
        <w:t>citation</w:t>
      </w:r>
    </w:p>
  </w:comment>
  <w:comment w:id="83"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84"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85"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86"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87"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88"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2D76984D" w15:done="1"/>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3FE79813" w15:done="0"/>
  <w15:commentEx w15:paraId="609C5F6B" w15:done="0"/>
  <w15:commentEx w15:paraId="084AF906" w15:done="0"/>
  <w15:commentEx w15:paraId="2373DF31" w15:done="0"/>
  <w15:commentEx w15:paraId="0A43E172" w15:done="0"/>
  <w15:commentEx w15:paraId="781A9C25" w15:done="0"/>
  <w15:commentEx w15:paraId="12414EBF" w15:done="0"/>
  <w15:commentEx w15:paraId="65CF48AC" w15:done="0"/>
  <w15:commentEx w15:paraId="62512AB7"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59182" w16cex:dateUtc="2024-09-06T19:3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2A8949BF" w16cex:dateUtc="2024-09-09T15:17:00Z"/>
  <w16cex:commentExtensible w16cex:durableId="2A8949E4" w16cex:dateUtc="2024-09-09T15:1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2D76984D" w16cid:durableId="2A859182"/>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3FE79813" w16cid:durableId="2A8949BF"/>
  <w16cid:commentId w16cid:paraId="609C5F6B" w16cid:durableId="2A8949E4"/>
  <w16cid:commentId w16cid:paraId="084AF906" w16cid:durableId="33CF1287"/>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B82B7" w14:textId="77777777" w:rsidR="006A5001" w:rsidRDefault="006A5001" w:rsidP="00724CD0">
      <w:r>
        <w:separator/>
      </w:r>
    </w:p>
  </w:endnote>
  <w:endnote w:type="continuationSeparator" w:id="0">
    <w:p w14:paraId="31B34243" w14:textId="77777777" w:rsidR="006A5001" w:rsidRDefault="006A5001"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7FA08" w14:textId="77777777" w:rsidR="006A5001" w:rsidRDefault="006A5001" w:rsidP="00724CD0">
      <w:r>
        <w:separator/>
      </w:r>
    </w:p>
  </w:footnote>
  <w:footnote w:type="continuationSeparator" w:id="0">
    <w:p w14:paraId="4FFF46A6" w14:textId="77777777" w:rsidR="006A5001" w:rsidRDefault="006A5001"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684"/>
    <w:rsid w:val="00024667"/>
    <w:rsid w:val="00046AEB"/>
    <w:rsid w:val="00047A42"/>
    <w:rsid w:val="0005019E"/>
    <w:rsid w:val="000878DB"/>
    <w:rsid w:val="000C789E"/>
    <w:rsid w:val="000E7FB9"/>
    <w:rsid w:val="00102F79"/>
    <w:rsid w:val="00107237"/>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4394"/>
    <w:rsid w:val="00235144"/>
    <w:rsid w:val="00240C19"/>
    <w:rsid w:val="002432FD"/>
    <w:rsid w:val="002505DE"/>
    <w:rsid w:val="0027197E"/>
    <w:rsid w:val="00272559"/>
    <w:rsid w:val="00277AA8"/>
    <w:rsid w:val="00280583"/>
    <w:rsid w:val="0028094E"/>
    <w:rsid w:val="0028706D"/>
    <w:rsid w:val="002872B6"/>
    <w:rsid w:val="002910B3"/>
    <w:rsid w:val="002A098B"/>
    <w:rsid w:val="002A46B8"/>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42D51"/>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3C47"/>
    <w:rsid w:val="006D6868"/>
    <w:rsid w:val="006E44FF"/>
    <w:rsid w:val="006E4E78"/>
    <w:rsid w:val="006F3DC9"/>
    <w:rsid w:val="007037D1"/>
    <w:rsid w:val="00703C46"/>
    <w:rsid w:val="00707D9C"/>
    <w:rsid w:val="007207E3"/>
    <w:rsid w:val="00724CD0"/>
    <w:rsid w:val="007361B9"/>
    <w:rsid w:val="00754A4E"/>
    <w:rsid w:val="00762147"/>
    <w:rsid w:val="0076619F"/>
    <w:rsid w:val="00782715"/>
    <w:rsid w:val="00783B17"/>
    <w:rsid w:val="00794191"/>
    <w:rsid w:val="007A6F41"/>
    <w:rsid w:val="007C00B6"/>
    <w:rsid w:val="007C05D7"/>
    <w:rsid w:val="007D6028"/>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4EFA"/>
    <w:rsid w:val="009673D4"/>
    <w:rsid w:val="00982AAC"/>
    <w:rsid w:val="00984EA3"/>
    <w:rsid w:val="00993FB1"/>
    <w:rsid w:val="0099675F"/>
    <w:rsid w:val="009971C6"/>
    <w:rsid w:val="009A0D5D"/>
    <w:rsid w:val="009B200F"/>
    <w:rsid w:val="009B5806"/>
    <w:rsid w:val="009B5B7A"/>
    <w:rsid w:val="009C250D"/>
    <w:rsid w:val="009C2B58"/>
    <w:rsid w:val="009C5DC4"/>
    <w:rsid w:val="009D5062"/>
    <w:rsid w:val="009F5178"/>
    <w:rsid w:val="009F62C1"/>
    <w:rsid w:val="009F777B"/>
    <w:rsid w:val="00A06DCE"/>
    <w:rsid w:val="00A13D4A"/>
    <w:rsid w:val="00A413EC"/>
    <w:rsid w:val="00A420D9"/>
    <w:rsid w:val="00A43E55"/>
    <w:rsid w:val="00A67321"/>
    <w:rsid w:val="00A82932"/>
    <w:rsid w:val="00A86DD0"/>
    <w:rsid w:val="00A93484"/>
    <w:rsid w:val="00AA5DA1"/>
    <w:rsid w:val="00AA612A"/>
    <w:rsid w:val="00AA777F"/>
    <w:rsid w:val="00AA7FA5"/>
    <w:rsid w:val="00AB7F7A"/>
    <w:rsid w:val="00AC5A63"/>
    <w:rsid w:val="00AF4F8D"/>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34FE7"/>
    <w:rsid w:val="00C421F4"/>
    <w:rsid w:val="00C7072E"/>
    <w:rsid w:val="00C748A2"/>
    <w:rsid w:val="00C75F45"/>
    <w:rsid w:val="00C7654D"/>
    <w:rsid w:val="00CB59B8"/>
    <w:rsid w:val="00CC6588"/>
    <w:rsid w:val="00CC6683"/>
    <w:rsid w:val="00CD1658"/>
    <w:rsid w:val="00CD4F4B"/>
    <w:rsid w:val="00CF5923"/>
    <w:rsid w:val="00CF5E08"/>
    <w:rsid w:val="00D03818"/>
    <w:rsid w:val="00D16B90"/>
    <w:rsid w:val="00D40027"/>
    <w:rsid w:val="00D62841"/>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C09A8"/>
    <w:rsid w:val="00ED00AF"/>
    <w:rsid w:val="00ED69EB"/>
    <w:rsid w:val="00ED7EB8"/>
    <w:rsid w:val="00EE5E2B"/>
    <w:rsid w:val="00EF12F1"/>
    <w:rsid w:val="00F13AB5"/>
    <w:rsid w:val="00F2327F"/>
    <w:rsid w:val="00F4608E"/>
    <w:rsid w:val="00F71CDD"/>
    <w:rsid w:val="00F871B4"/>
    <w:rsid w:val="00F87717"/>
    <w:rsid w:val="00F96DD6"/>
    <w:rsid w:val="00FA0AB3"/>
    <w:rsid w:val="00FB1530"/>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11605</TotalTime>
  <Pages>70</Pages>
  <Words>14274</Words>
  <Characters>81368</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10</cp:revision>
  <cp:lastPrinted>2009-01-30T21:55:00Z</cp:lastPrinted>
  <dcterms:created xsi:type="dcterms:W3CDTF">2024-10-13T16:44:00Z</dcterms:created>
  <dcterms:modified xsi:type="dcterms:W3CDTF">2024-11-15T04:06:00Z</dcterms:modified>
</cp:coreProperties>
</file>