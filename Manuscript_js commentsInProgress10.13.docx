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3F0D206" w:rsidR="007037D1" w:rsidRPr="00ED00AF" w:rsidRDefault="00D832DD" w:rsidP="00234394">
      <w:pPr>
        <w:spacing w:line="480" w:lineRule="auto"/>
        <w:rPr>
          <w:b/>
          <w:lang w:eastAsia="ja-JP"/>
        </w:rPr>
      </w:pPr>
      <w:commentRangeStart w:id="0"/>
      <w:r w:rsidRPr="00ED00AF">
        <w:rPr>
          <w:b/>
          <w:lang w:eastAsia="ja-JP"/>
        </w:rPr>
        <w:t>Near and Deer: Individual and Population Responses of Mule Deer to Human Recreation</w:t>
      </w:r>
      <w:commentRangeEnd w:id="0"/>
      <w:r w:rsidR="00CC6588">
        <w:rPr>
          <w:rStyle w:val="CommentReference"/>
        </w:rPr>
        <w:commentReference w:id="0"/>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 xml:space="preserve">2200 </w:t>
      </w:r>
      <w:proofErr w:type="spellStart"/>
      <w:r w:rsidR="00234394" w:rsidRPr="00234394">
        <w:rPr>
          <w:color w:val="202124"/>
          <w:shd w:val="clear" w:color="auto" w:fill="FFFFFF"/>
        </w:rPr>
        <w:t>Bonforte</w:t>
      </w:r>
      <w:proofErr w:type="spellEnd"/>
      <w:r w:rsidR="00234394" w:rsidRPr="00234394">
        <w:rPr>
          <w:color w:val="202124"/>
          <w:shd w:val="clear" w:color="auto" w:fill="FFFFFF"/>
        </w:rPr>
        <w:t xml:space="preserv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 xml:space="preserve">2200 </w:t>
      </w:r>
      <w:proofErr w:type="spellStart"/>
      <w:r w:rsidRPr="00234394">
        <w:rPr>
          <w:color w:val="202124"/>
          <w:shd w:val="clear" w:color="auto" w:fill="FFFFFF"/>
        </w:rPr>
        <w:t>Bonforte</w:t>
      </w:r>
      <w:proofErr w:type="spellEnd"/>
      <w:r w:rsidRPr="00234394">
        <w:rPr>
          <w:color w:val="202124"/>
          <w:shd w:val="clear" w:color="auto" w:fill="FFFFFF"/>
        </w:rPr>
        <w:t xml:space="preserve"> Blvd, Pueblo, CO 81001</w:t>
      </w:r>
      <w:r>
        <w:rPr>
          <w:color w:val="202124"/>
          <w:shd w:val="clear" w:color="auto" w:fill="FFFFFF"/>
        </w:rPr>
        <w:t xml:space="preserve">, USA. Email: </w:t>
      </w:r>
      <w:hyperlink r:id="rId12"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1" w:author="Stenglein, Jennifer L - DNR" w:date="2024-09-09T07:35:00Z">
        <w:r w:rsidR="0021471F">
          <w:t xml:space="preserve"> of wildlife</w:t>
        </w:r>
      </w:ins>
      <w:r w:rsidR="00361B9E">
        <w:t xml:space="preserve"> have been observed across taxa but linking these changes in </w:t>
      </w:r>
      <w:ins w:id="2" w:author="Stenglein, Jennifer L - DNR" w:date="2024-09-09T07:35:00Z">
        <w:r w:rsidR="0021471F">
          <w:t xml:space="preserve">individual </w:t>
        </w:r>
      </w:ins>
      <w:r w:rsidR="00361B9E">
        <w:t xml:space="preserve">behavior to </w:t>
      </w:r>
      <w:del w:id="3" w:author="Stenglein, Jennifer L - DNR" w:date="2024-09-09T07:35:00Z">
        <w:r w:rsidR="00361B9E" w:rsidDel="0021471F">
          <w:delText xml:space="preserve">changes at the </w:delText>
        </w:r>
      </w:del>
      <w:r w:rsidR="00361B9E">
        <w:t xml:space="preserve">population-level </w:t>
      </w:r>
      <w:ins w:id="4" w:author="Stenglein, Jennifer L - DNR" w:date="2024-09-09T07:35:00Z">
        <w:r w:rsidR="0021471F">
          <w:t xml:space="preserve">responses </w:t>
        </w:r>
      </w:ins>
      <w:r w:rsidR="00361B9E">
        <w:t xml:space="preserve">represents an important step in understanding and mitigating the impact of our everyday presence on ecosystems. Here we present results of </w:t>
      </w:r>
      <w:ins w:id="5" w:author="Stenglein, Jennifer L - DNR" w:date="2024-09-09T07:56:00Z">
        <w:r w:rsidR="009D5062">
          <w:t>an integrated step selection analysis (</w:t>
        </w:r>
        <w:proofErr w:type="spellStart"/>
        <w:r w:rsidR="009D5062">
          <w:t>iSSA</w:t>
        </w:r>
        <w:proofErr w:type="spellEnd"/>
        <w:r w:rsidR="009D5062">
          <w:t xml:space="preserve">) of </w:t>
        </w:r>
      </w:ins>
      <w:r w:rsidR="00361B9E">
        <w:t>the habitat selection exhibited by ten mule deer (</w:t>
      </w:r>
      <w:r w:rsidR="00361B9E" w:rsidRPr="00F565B5">
        <w:rPr>
          <w:i/>
          <w:iCs/>
        </w:rPr>
        <w:t>Odocoileus hemionus</w:t>
      </w:r>
      <w:r w:rsidR="00361B9E">
        <w:t xml:space="preserve">) in response to </w:t>
      </w:r>
      <w:del w:id="6" w:author="Stenglein, Jennifer L - DNR" w:date="2024-09-09T07:37:00Z">
        <w:r w:rsidR="00361B9E" w:rsidDel="0021471F">
          <w:delText xml:space="preserve">habitat </w:delText>
        </w:r>
      </w:del>
      <w:ins w:id="7" w:author="Stenglein, Jennifer L - DNR" w:date="2024-09-09T07:37:00Z">
        <w:r w:rsidR="0021471F">
          <w:t xml:space="preserve">environmental </w:t>
        </w:r>
      </w:ins>
      <w:r w:rsidR="00361B9E">
        <w:t xml:space="preserve">and human factors and the possible </w:t>
      </w:r>
      <w:del w:id="8" w:author="Stenglein, Jennifer L - DNR" w:date="2024-09-09T07:37:00Z">
        <w:r w:rsidR="00361B9E" w:rsidDel="0021471F">
          <w:lastRenderedPageBreak/>
          <w:delText xml:space="preserve">influences </w:delText>
        </w:r>
      </w:del>
      <w:ins w:id="9" w:author="Stenglein, Jennifer L - DNR" w:date="2024-09-09T07:37:00Z">
        <w:r w:rsidR="0021471F">
          <w:t xml:space="preserve">impact </w:t>
        </w:r>
      </w:ins>
      <w:r w:rsidR="00361B9E">
        <w:t xml:space="preserve">on </w:t>
      </w:r>
      <w:ins w:id="10" w:author="Stenglein, Jennifer L - DNR" w:date="2024-09-09T07:37:00Z">
        <w:r w:rsidR="0021471F">
          <w:t xml:space="preserve">population </w:t>
        </w:r>
      </w:ins>
      <w:r w:rsidR="00361B9E">
        <w:t xml:space="preserve">density. </w:t>
      </w:r>
      <w:del w:id="11" w:author="Stenglein, Jennifer L - DNR" w:date="2024-09-09T07:58:00Z">
        <w:r w:rsidR="00361B9E" w:rsidDel="009D5062">
          <w:delText xml:space="preserve">Mule deer abundance </w:delText>
        </w:r>
        <w:commentRangeStart w:id="12"/>
        <w:r w:rsidR="00361B9E" w:rsidDel="009D5062">
          <w:delText xml:space="preserve">is </w:delText>
        </w:r>
        <w:commentRangeEnd w:id="12"/>
        <w:r w:rsidR="0021471F" w:rsidDel="009D5062">
          <w:rPr>
            <w:rStyle w:val="CommentReference"/>
          </w:rPr>
          <w:commentReference w:id="12"/>
        </w:r>
        <w:r w:rsidR="00361B9E" w:rsidDel="009D5062">
          <w:delText xml:space="preserve">generally declining 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3" w:author="Stenglein, Jennifer L - DNR" w:date="2024-09-09T07:40:00Z">
        <w:r w:rsidR="00361B9E" w:rsidDel="0021471F">
          <w:delText xml:space="preserve">on </w:delText>
        </w:r>
      </w:del>
      <w:ins w:id="14" w:author="Stenglein, Jennifer L - DNR" w:date="2024-09-09T07:40:00Z">
        <w:r w:rsidR="0021471F">
          <w:t xml:space="preserve">in </w:t>
        </w:r>
      </w:ins>
      <w:r w:rsidR="00361B9E">
        <w:t xml:space="preserve">our study area </w:t>
      </w:r>
      <w:del w:id="15" w:author="Stenglein, Jennifer L - DNR" w:date="2024-09-09T07:39:00Z">
        <w:r w:rsidR="00361B9E" w:rsidDel="0021471F">
          <w:delText xml:space="preserve">show </w:delText>
        </w:r>
      </w:del>
      <w:ins w:id="16" w:author="Stenglein, Jennifer L - DNR" w:date="2024-09-09T07:39:00Z">
        <w:r w:rsidR="0021471F">
          <w:t xml:space="preserve">had </w:t>
        </w:r>
      </w:ins>
      <w:r w:rsidR="00361B9E">
        <w:t>differential habitat use and movement characteristics with time of day</w:t>
      </w:r>
      <w:del w:id="17" w:author="Stenglein, Jennifer L - DNR" w:date="2024-09-09T07:57:00Z">
        <w:r w:rsidR="00361B9E" w:rsidDel="009D5062">
          <w:delText>,</w:delText>
        </w:r>
      </w:del>
      <w:r w:rsidR="00361B9E">
        <w:t xml:space="preserve"> and intensity of human disturbance. </w:t>
      </w:r>
      <w:del w:id="18"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9"/>
      <w:r w:rsidR="00361B9E">
        <w:t xml:space="preserve">different movement responses </w:t>
      </w:r>
      <w:commentRangeEnd w:id="19"/>
      <w:r w:rsidR="009D5062">
        <w:rPr>
          <w:rStyle w:val="CommentReference"/>
        </w:rPr>
        <w:commentReference w:id="19"/>
      </w:r>
      <w:r w:rsidR="00361B9E">
        <w:t xml:space="preserve">with increasing human presence depending on the time of day. </w:t>
      </w:r>
      <w:commentRangeStart w:id="20"/>
      <w:r w:rsidR="00361B9E">
        <w:t>Changes to habitat selection</w:t>
      </w:r>
      <w:del w:id="21"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20"/>
      <w:r w:rsidR="009D5062">
        <w:rPr>
          <w:rStyle w:val="CommentReference"/>
        </w:rPr>
        <w:commentReference w:id="20"/>
      </w:r>
      <w:r w:rsidR="00361B9E">
        <w:t xml:space="preserve">. Pairing </w:t>
      </w:r>
      <w:commentRangeStart w:id="22"/>
      <w:r w:rsidR="00361B9E">
        <w:t xml:space="preserve">our </w:t>
      </w:r>
      <w:commentRangeEnd w:id="22"/>
      <w:r w:rsidR="009D5062">
        <w:rPr>
          <w:rStyle w:val="CommentReference"/>
        </w:rPr>
        <w:commentReference w:id="22"/>
      </w:r>
      <w:r w:rsidR="00361B9E">
        <w:t xml:space="preserve">movement data with camera data, we found evidence for a low density of mule deer on our winter range compared to winter ranges across Colorado possibly caused by human recreation. </w:t>
      </w:r>
      <w:commentRangeStart w:id="23"/>
      <w:r w:rsidR="00361B9E">
        <w:t>Low densities of mule deer has implications for the role density-dependent effects play in modifying the impact of recreation</w:t>
      </w:r>
      <w:commentRangeEnd w:id="23"/>
      <w:r w:rsidR="009D5062">
        <w:rPr>
          <w:rStyle w:val="CommentReference"/>
        </w:rPr>
        <w:commentReference w:id="23"/>
      </w:r>
      <w:r w:rsidR="00361B9E">
        <w:t xml:space="preserve">. </w:t>
      </w:r>
      <w:commentRangeStart w:id="24"/>
      <w:r w:rsidR="00361B9E">
        <w:t>Our study provides critical information on the role human recreation plays in modifying the effectiveness of habitat management on deer winter ranges and possible scenarios this may scale up to impact mule deer populations.</w:t>
      </w:r>
      <w:commentRangeEnd w:id="24"/>
      <w:r w:rsidR="009D5062">
        <w:rPr>
          <w:rStyle w:val="CommentReference"/>
        </w:rPr>
        <w:commentReference w:id="24"/>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5"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0827E92B" w:rsidR="00783B17" w:rsidRDefault="00783B17" w:rsidP="00783B17">
      <w:pPr>
        <w:spacing w:line="480" w:lineRule="auto"/>
        <w:rPr>
          <w:color w:val="000000"/>
        </w:rPr>
      </w:pPr>
      <w:commentRangeStart w:id="26"/>
      <w:r w:rsidRPr="00724CD0">
        <w:rPr>
          <w:color w:val="000000"/>
        </w:rPr>
        <w:t xml:space="preserve">Humans </w:t>
      </w:r>
      <w:commentRangeEnd w:id="26"/>
      <w:r w:rsidR="00DC784A">
        <w:rPr>
          <w:rStyle w:val="CommentReference"/>
        </w:rPr>
        <w:commentReference w:id="26"/>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w:t>
      </w:r>
      <w:proofErr w:type="spellStart"/>
      <w:r w:rsidR="002D4154">
        <w:rPr>
          <w:color w:val="000000"/>
        </w:rPr>
        <w:t>Darimont</w:t>
      </w:r>
      <w:proofErr w:type="spellEnd"/>
      <w:r w:rsidR="002D4154">
        <w:rPr>
          <w:color w:val="000000"/>
        </w:rPr>
        <w:t xml:space="preserve">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important for mitigation,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w:t>
      </w:r>
      <w:proofErr w:type="spellStart"/>
      <w:r w:rsidRPr="00724CD0">
        <w:rPr>
          <w:color w:val="000000"/>
        </w:rPr>
        <w:t>Merelender</w:t>
      </w:r>
      <w:proofErr w:type="spellEnd"/>
      <w:r w:rsidRPr="00724CD0">
        <w:rPr>
          <w:color w:val="000000"/>
        </w:rPr>
        <w:t xml:space="preserve">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27"/>
      <w:commentRangeStart w:id="28"/>
      <w:r>
        <w:rPr>
          <w:color w:val="000000"/>
        </w:rPr>
        <w:t xml:space="preserve">in part </w:t>
      </w:r>
      <w:commentRangeEnd w:id="27"/>
      <w:r>
        <w:rPr>
          <w:rStyle w:val="CommentReference"/>
          <w:rFonts w:eastAsia="MS Mincho"/>
        </w:rPr>
        <w:commentReference w:id="27"/>
      </w:r>
      <w:commentRangeEnd w:id="28"/>
      <w:r>
        <w:rPr>
          <w:rStyle w:val="CommentReference"/>
          <w:rFonts w:eastAsia="MS Mincho"/>
        </w:rPr>
        <w:commentReference w:id="28"/>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lastRenderedPageBreak/>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(Frid and Dill 2002)</w:t>
      </w:r>
      <w:r>
        <w:rPr>
          <w:color w:val="000000"/>
        </w:rPr>
        <w:t>. I</w:t>
      </w:r>
      <w:r w:rsidR="007A6F41">
        <w:rPr>
          <w:color w:val="000000"/>
        </w:rPr>
        <w:t>ndividuals may take a more proactive response avoiding risk across the landscape by altering their spatiotemporal niche (</w:t>
      </w:r>
      <w:r w:rsidR="007A6F41" w:rsidRPr="00724CD0">
        <w:rPr>
          <w:color w:val="000000"/>
        </w:rPr>
        <w:t>Lesmerises et al. 2017</w:t>
      </w:r>
      <w:r w:rsidR="007A6F41">
        <w:rPr>
          <w:color w:val="000000"/>
        </w:rPr>
        <w:t xml:space="preserve">, </w:t>
      </w:r>
      <w:r w:rsidR="007A6F41" w:rsidRPr="00724CD0">
        <w:rPr>
          <w:color w:val="000000"/>
        </w:rPr>
        <w:t>Ladle et al. 2019, Suraci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w:t>
      </w:r>
      <w:proofErr w:type="spellStart"/>
      <w:r w:rsidR="00783B17" w:rsidRPr="00724CD0">
        <w:rPr>
          <w:color w:val="000000"/>
        </w:rPr>
        <w:t>Sévêque</w:t>
      </w:r>
      <w:proofErr w:type="spellEnd"/>
      <w:r w:rsidR="00783B17" w:rsidRPr="00724CD0">
        <w:rPr>
          <w:color w:val="000000"/>
        </w:rPr>
        <w:t xml:space="preserv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Coppes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01446BA2" w:rsidR="00652E3C" w:rsidRPr="008A2B1E" w:rsidRDefault="001675D8" w:rsidP="009971C6">
      <w:pPr>
        <w:pStyle w:val="NormalWeb"/>
        <w:spacing w:before="0" w:beforeAutospacing="0" w:after="160" w:afterAutospacing="0" w:line="480" w:lineRule="auto"/>
        <w:ind w:right="-540"/>
        <w:rPr>
          <w:color w:val="000000"/>
        </w:rPr>
      </w:pPr>
      <w:r>
        <w:rPr>
          <w:color w:val="000000"/>
        </w:rPr>
        <w:t xml:space="preserve">Interruption of fitness- enhancing behaviors, alteration of spatiotemporal niche, and increased movement costs provide possible mechanisms of individual changes scaling up to populations. </w:t>
      </w:r>
      <w:r w:rsidR="00783B17" w:rsidRPr="00724CD0">
        <w:rPr>
          <w:color w:val="000000"/>
        </w:rPr>
        <w:t>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w:t>
      </w:r>
      <w:proofErr w:type="spellStart"/>
      <w:r w:rsidR="00783B17" w:rsidRPr="00724CD0">
        <w:rPr>
          <w:color w:val="000000"/>
        </w:rPr>
        <w:t>Tablado</w:t>
      </w:r>
      <w:proofErr w:type="spellEnd"/>
      <w:r w:rsidR="00783B17" w:rsidRPr="00724CD0">
        <w:rPr>
          <w:color w:val="000000"/>
        </w:rPr>
        <w:t xml:space="preserve">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lastRenderedPageBreak/>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xml:space="preserve">, Bombaci and </w:t>
      </w:r>
      <w:proofErr w:type="spellStart"/>
      <w:r w:rsidR="008A2B1E">
        <w:rPr>
          <w:rFonts w:eastAsia="Times New Roman"/>
          <w:color w:val="000000"/>
        </w:rPr>
        <w:t>Pejchar</w:t>
      </w:r>
      <w:proofErr w:type="spellEnd"/>
      <w:r w:rsidR="008A2B1E">
        <w:rPr>
          <w:rFonts w:eastAsia="Times New Roman"/>
          <w:color w:val="000000"/>
        </w:rPr>
        <w:t xml:space="preserve">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 xml:space="preserve">winter forage (Bombaci and </w:t>
      </w:r>
      <w:proofErr w:type="spellStart"/>
      <w:r w:rsidR="004E65CE">
        <w:rPr>
          <w:rFonts w:eastAsia="Times New Roman"/>
          <w:color w:val="000000"/>
        </w:rPr>
        <w:t>Pejchar</w:t>
      </w:r>
      <w:proofErr w:type="spellEnd"/>
      <w:r w:rsidR="004E65CE">
        <w:rPr>
          <w:rFonts w:eastAsia="Times New Roman"/>
          <w:color w:val="000000"/>
        </w:rPr>
        <w:t xml:space="preserve">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 xml:space="preserve">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w:t>
      </w:r>
      <w:r w:rsidRPr="002505DE">
        <w:rPr>
          <w:color w:val="000000"/>
        </w:rPr>
        <w:lastRenderedPageBreak/>
        <w:t>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788953C6"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 xml:space="preserve">on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E7FB9">
        <w:rPr>
          <w:color w:val="000000"/>
        </w:rPr>
        <w:t>which habitats they’re selecting</w:t>
      </w:r>
      <w:r w:rsidR="009F62C1">
        <w:rPr>
          <w:color w:val="000000"/>
        </w:rPr>
        <w:t xml:space="preserve"> avoiding </w:t>
      </w:r>
      <w:r w:rsidR="000E7FB9">
        <w:rPr>
          <w:color w:val="000000"/>
        </w:rPr>
        <w:t>areas</w:t>
      </w:r>
      <w:r w:rsidR="00E8731F">
        <w:rPr>
          <w:color w:val="000000"/>
        </w:rPr>
        <w:t xml:space="preserve"> </w:t>
      </w:r>
      <w:r w:rsidR="009F62C1">
        <w:rPr>
          <w:color w:val="000000"/>
        </w:rPr>
        <w:t>near trails, or changing when they are most active in response to human presence on 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29" w:author="Wildey,Eli" w:date="2024-09-25T21:36:00Z" w16du:dateUtc="2024-09-26T02: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30" w:author="Wildey,Eli" w:date="2024-09-25T21:47:00Z" w16du:dateUtc="2024-09-26T02:47:00Z">
          <w:pPr>
            <w:spacing w:after="160" w:line="480" w:lineRule="auto"/>
            <w:ind w:right="-540"/>
          </w:pPr>
        </w:pPrChange>
      </w:pPr>
      <w:r>
        <w:rPr>
          <w:rFonts w:eastAsia="Times New Roman"/>
          <w:b/>
          <w:bCs/>
          <w:noProof/>
          <w:color w:val="000000"/>
        </w:rPr>
        <w:lastRenderedPageBreak/>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24C8C604" w:rsidR="002505DE" w:rsidRDefault="00D92FB3" w:rsidP="00167887">
      <w:pPr>
        <w:spacing w:after="160" w:line="480" w:lineRule="auto"/>
        <w:ind w:right="-540"/>
        <w:rPr>
          <w:rFonts w:eastAsia="Times New Roman"/>
          <w:color w:val="000000"/>
        </w:rPr>
      </w:pPr>
      <w:commentRangeStart w:id="31"/>
      <w:r>
        <w:rPr>
          <w:rFonts w:eastAsia="Times New Roman"/>
          <w:color w:val="000000"/>
        </w:rPr>
        <w:t>Our</w:t>
      </w:r>
      <w:r w:rsidR="00BA3DFA">
        <w:rPr>
          <w:rFonts w:eastAsia="Times New Roman"/>
          <w:color w:val="000000"/>
        </w:rPr>
        <w:t xml:space="preserve"> study area</w:t>
      </w:r>
      <w:r>
        <w:rPr>
          <w:rFonts w:eastAsia="Times New Roman"/>
          <w:color w:val="000000"/>
        </w:rPr>
        <w:t xml:space="preserve"> was</w:t>
      </w:r>
      <w:r w:rsidR="00754A4E">
        <w:rPr>
          <w:rFonts w:eastAsia="Times New Roman"/>
          <w:color w:val="000000"/>
        </w:rPr>
        <w:t xml:space="preserve"> near Salida, Colorado</w:t>
      </w:r>
      <w:r>
        <w:rPr>
          <w:rFonts w:eastAsia="Times New Roman"/>
          <w:color w:val="000000"/>
        </w:rPr>
        <w:t>, USA</w:t>
      </w:r>
      <w:r w:rsidR="00754A4E">
        <w:rPr>
          <w:rFonts w:eastAsia="Times New Roman"/>
          <w:color w:val="000000"/>
        </w:rPr>
        <w:t xml:space="preserve"> </w:t>
      </w:r>
      <w:commentRangeEnd w:id="31"/>
      <w:r w:rsidR="008A5359">
        <w:rPr>
          <w:rStyle w:val="CommentReference"/>
        </w:rPr>
        <w:commentReference w:id="31"/>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 hiking, whitewater rafting, skiing and snowboarding.</w:t>
      </w:r>
      <w:r w:rsidR="00BA3DFA">
        <w:rPr>
          <w:rFonts w:eastAsia="Times New Roman"/>
          <w:color w:val="000000"/>
        </w:rPr>
        <w:t xml:space="preserve"> Elevation ranged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 xml:space="preserve">Land cover type varied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32"/>
      <w:r w:rsidR="00BA3DFA" w:rsidRPr="002505DE">
        <w:rPr>
          <w:rFonts w:eastAsia="Times New Roman"/>
          <w:color w:val="000000"/>
        </w:rPr>
        <w:t xml:space="preserve">Methodist Mountain trail network </w:t>
      </w:r>
      <w:commentRangeEnd w:id="32"/>
      <w:r w:rsidR="00420F29">
        <w:rPr>
          <w:rStyle w:val="CommentReference"/>
        </w:rPr>
        <w:commentReference w:id="32"/>
      </w:r>
      <w:r w:rsidR="00BA3DFA" w:rsidRPr="002505DE">
        <w:rPr>
          <w:rFonts w:eastAsia="Times New Roman"/>
          <w:color w:val="000000"/>
        </w:rPr>
        <w:t>is on Bureau of Land Management property south of Salida, Colorado.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 xml:space="preserve">Populus </w:t>
      </w:r>
      <w:proofErr w:type="spellStart"/>
      <w:r w:rsidR="00BA3DFA" w:rsidRPr="002505DE">
        <w:rPr>
          <w:rFonts w:eastAsia="Times New Roman"/>
          <w:i/>
          <w:iCs/>
          <w:color w:val="000000"/>
        </w:rPr>
        <w:t>deltoides</w:t>
      </w:r>
      <w:proofErr w:type="spellEnd"/>
      <w:r w:rsidR="00BA3DFA" w:rsidRPr="002505DE">
        <w:rPr>
          <w:rFonts w:eastAsia="Times New Roman"/>
          <w:color w:val="000000"/>
        </w:rPr>
        <w:t xml:space="preserve">) </w:t>
      </w:r>
      <w:r w:rsidR="00BA3DFA" w:rsidRPr="002505DE">
        <w:rPr>
          <w:rFonts w:eastAsia="Times New Roman"/>
          <w:color w:val="000000"/>
        </w:rPr>
        <w:lastRenderedPageBreak/>
        <w:t xml:space="preserve">growth along major washes and interspersed patches of </w:t>
      </w:r>
      <w:proofErr w:type="spellStart"/>
      <w:r w:rsidR="00BA3DFA" w:rsidRPr="002505DE">
        <w:rPr>
          <w:rFonts w:eastAsia="Times New Roman"/>
          <w:color w:val="000000"/>
        </w:rPr>
        <w:t>gambel</w:t>
      </w:r>
      <w:proofErr w:type="spellEnd"/>
      <w:r w:rsidR="00BA3DFA" w:rsidRPr="002505DE">
        <w:rPr>
          <w:rFonts w:eastAsia="Times New Roman"/>
          <w:color w:val="000000"/>
        </w:rPr>
        <w:t xml:space="preserve"> oak (</w:t>
      </w:r>
      <w:r w:rsidR="00BA3DFA" w:rsidRPr="002505DE">
        <w:rPr>
          <w:rFonts w:eastAsia="Times New Roman"/>
          <w:i/>
          <w:iCs/>
          <w:color w:val="000000"/>
        </w:rPr>
        <w:t xml:space="preserve">Quercus </w:t>
      </w:r>
      <w:proofErr w:type="spellStart"/>
      <w:r w:rsidR="00BA3DFA" w:rsidRPr="002505DE">
        <w:rPr>
          <w:rFonts w:eastAsia="Times New Roman"/>
          <w:i/>
          <w:iCs/>
          <w:color w:val="000000"/>
        </w:rPr>
        <w:t>gambelii</w:t>
      </w:r>
      <w:proofErr w:type="spellEnd"/>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 xml:space="preserve">Habitat management has been performed for the purposes of fuel reduction, habitat management, and watershed improvement (Miller et al. 2019). This involves thinning of pinyon juniper forest on flat ground accessible to machinery. </w:t>
      </w:r>
      <w:commentRangeStart w:id="33"/>
      <w:r w:rsidR="002505DE" w:rsidRPr="002505DE">
        <w:rPr>
          <w:rFonts w:eastAsia="Times New Roman"/>
          <w:color w:val="000000"/>
        </w:rPr>
        <w:t>This thinned habitat appears on land cover classification layers as “shrub” habitat as opposed to surrounding “forest” habitat</w:t>
      </w:r>
      <w:commentRangeEnd w:id="33"/>
      <w:r w:rsidR="008A5359">
        <w:rPr>
          <w:rStyle w:val="CommentReference"/>
        </w:rPr>
        <w:commentReference w:id="33"/>
      </w:r>
      <w:r w:rsidR="002505DE" w:rsidRPr="002505DE">
        <w:rPr>
          <w:rFonts w:eastAsia="Times New Roman"/>
          <w:color w:val="000000"/>
        </w:rPr>
        <w:t>. The managed habitat promotes the growth of shrub species such as golden currant (</w:t>
      </w:r>
      <w:r w:rsidR="002505DE" w:rsidRPr="002505DE">
        <w:rPr>
          <w:rFonts w:eastAsia="Times New Roman"/>
          <w:i/>
          <w:iCs/>
          <w:color w:val="000000"/>
        </w:rPr>
        <w:t xml:space="preserve">Ribes </w:t>
      </w:r>
      <w:proofErr w:type="spellStart"/>
      <w:r w:rsidR="002505DE" w:rsidRPr="002505DE">
        <w:rPr>
          <w:rFonts w:eastAsia="Times New Roman"/>
          <w:i/>
          <w:iCs/>
          <w:color w:val="000000"/>
        </w:rPr>
        <w:t>aureum</w:t>
      </w:r>
      <w:proofErr w:type="spellEnd"/>
      <w:r w:rsidR="002505DE" w:rsidRPr="002505DE">
        <w:rPr>
          <w:rFonts w:eastAsia="Times New Roman"/>
          <w:color w:val="000000"/>
        </w:rPr>
        <w:t>), mountain mahogany (</w:t>
      </w:r>
      <w:proofErr w:type="spellStart"/>
      <w:r w:rsidR="002505DE" w:rsidRPr="002505DE">
        <w:rPr>
          <w:rFonts w:eastAsia="Times New Roman"/>
          <w:i/>
          <w:iCs/>
          <w:color w:val="000000"/>
        </w:rPr>
        <w:t>Cercocarpus</w:t>
      </w:r>
      <w:proofErr w:type="spellEnd"/>
      <w:r w:rsidR="002505DE" w:rsidRPr="002505DE">
        <w:rPr>
          <w:rFonts w:eastAsia="Times New Roman"/>
          <w:i/>
          <w:iCs/>
          <w:color w:val="000000"/>
        </w:rPr>
        <w:t xml:space="preserve"> </w:t>
      </w:r>
      <w:proofErr w:type="spellStart"/>
      <w:r w:rsidR="002505DE" w:rsidRPr="002505DE">
        <w:rPr>
          <w:rFonts w:eastAsia="Times New Roman"/>
          <w:i/>
          <w:iCs/>
          <w:color w:val="000000"/>
        </w:rPr>
        <w:t>ledifolius</w:t>
      </w:r>
      <w:proofErr w:type="spellEnd"/>
      <w:r w:rsidR="002505DE" w:rsidRPr="002505DE">
        <w:rPr>
          <w:rFonts w:eastAsia="Times New Roman"/>
          <w:color w:val="000000"/>
        </w:rPr>
        <w:t>), and rabbitbrush (</w:t>
      </w:r>
      <w:proofErr w:type="spellStart"/>
      <w:r w:rsidR="002505DE" w:rsidRPr="002505DE">
        <w:rPr>
          <w:rFonts w:eastAsia="Times New Roman"/>
          <w:i/>
          <w:iCs/>
          <w:color w:val="000000"/>
        </w:rPr>
        <w:t>Ericameria</w:t>
      </w:r>
      <w:proofErr w:type="spellEnd"/>
      <w:r w:rsidR="002505DE" w:rsidRPr="002505DE">
        <w:rPr>
          <w:rFonts w:eastAsia="Times New Roman"/>
          <w:i/>
          <w:iCs/>
          <w:color w:val="000000"/>
        </w:rPr>
        <w:t xml:space="preserve"> spp.</w:t>
      </w:r>
      <w:r w:rsidR="002505DE" w:rsidRPr="002505DE">
        <w:rPr>
          <w:rFonts w:eastAsia="Times New Roman"/>
          <w:color w:val="000000"/>
        </w:rPr>
        <w:t xml:space="preserve">). Our study area serves as a winter range for a migratory population of mule deer who migrate about </w:t>
      </w:r>
      <w:r w:rsidR="00B740C8">
        <w:rPr>
          <w:rFonts w:eastAsia="Times New Roman"/>
          <w:color w:val="000000"/>
        </w:rPr>
        <w:t>1</w:t>
      </w:r>
      <w:r w:rsidR="002505DE" w:rsidRPr="002505DE">
        <w:rPr>
          <w:rFonts w:eastAsia="Times New Roman"/>
          <w:color w:val="000000"/>
        </w:rPr>
        <w:t xml:space="preserve">1km southwest to summer range across the </w:t>
      </w:r>
      <w:commentRangeStart w:id="34"/>
      <w:r w:rsidR="002505DE" w:rsidRPr="002505DE">
        <w:rPr>
          <w:rFonts w:eastAsia="Times New Roman"/>
          <w:color w:val="000000"/>
        </w:rPr>
        <w:t>San Luis Valley</w:t>
      </w:r>
      <w:commentRangeEnd w:id="34"/>
      <w:r w:rsidR="008A5359">
        <w:rPr>
          <w:rStyle w:val="CommentReference"/>
        </w:rPr>
        <w:commentReference w:id="34"/>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35"/>
      <w:r>
        <w:rPr>
          <w:rFonts w:eastAsia="Times New Roman"/>
          <w:b/>
          <w:bCs/>
          <w:color w:val="000000"/>
        </w:rPr>
        <w:t xml:space="preserve">Field </w:t>
      </w:r>
      <w:commentRangeEnd w:id="35"/>
      <w:r w:rsidR="008A5359">
        <w:rPr>
          <w:rStyle w:val="CommentReference"/>
        </w:rPr>
        <w:commentReference w:id="35"/>
      </w:r>
      <w:r>
        <w:rPr>
          <w:rFonts w:eastAsia="Times New Roman"/>
          <w:b/>
          <w:bCs/>
          <w:color w:val="000000"/>
        </w:rPr>
        <w:t>methods</w:t>
      </w:r>
    </w:p>
    <w:p w14:paraId="7ABCEC6E" w14:textId="300392FA" w:rsidR="00B740C8" w:rsidRPr="00AF4F8D" w:rsidRDefault="00D62841" w:rsidP="00167887">
      <w:pPr>
        <w:spacing w:after="160" w:line="480" w:lineRule="auto"/>
        <w:ind w:right="-540"/>
        <w:rPr>
          <w:rFonts w:eastAsia="Times New Roman"/>
        </w:rPr>
      </w:pPr>
      <w:r>
        <w:rPr>
          <w:rFonts w:eastAsia="Times New Roman"/>
          <w:color w:val="000000"/>
        </w:rPr>
        <w:t>Six m</w:t>
      </w:r>
      <w:r w:rsidR="008A5359">
        <w:rPr>
          <w:rFonts w:eastAsia="Times New Roman"/>
          <w:color w:val="000000"/>
        </w:rPr>
        <w:t>ule d</w:t>
      </w:r>
      <w:commentRangeStart w:id="36"/>
      <w:r w:rsidR="002505DE" w:rsidRPr="002505DE">
        <w:rPr>
          <w:rFonts w:eastAsia="Times New Roman"/>
          <w:color w:val="000000"/>
        </w:rPr>
        <w:t>eer were captured</w:t>
      </w:r>
      <w:commentRangeEnd w:id="36"/>
      <w:r w:rsidR="005657AE">
        <w:rPr>
          <w:rStyle w:val="CommentReference"/>
        </w:rPr>
        <w:commentReference w:id="36"/>
      </w:r>
      <w:r w:rsidR="002505DE" w:rsidRPr="002505DE">
        <w:rPr>
          <w:rFonts w:eastAsia="Times New Roman"/>
          <w:color w:val="000000"/>
        </w:rPr>
        <w:t xml:space="preserve"> using clover traps baited with corn and alfalfa, </w:t>
      </w:r>
      <w:r>
        <w:rPr>
          <w:rFonts w:eastAsia="Times New Roman"/>
          <w:color w:val="000000"/>
        </w:rPr>
        <w:t>and four were</w:t>
      </w:r>
      <w:r w:rsidR="002505DE" w:rsidRPr="002505DE">
        <w:rPr>
          <w:rFonts w:eastAsia="Times New Roman"/>
          <w:color w:val="000000"/>
        </w:rPr>
        <w:t xml:space="preserve"> free dart</w:t>
      </w:r>
      <w:r>
        <w:rPr>
          <w:rFonts w:eastAsia="Times New Roman"/>
          <w:color w:val="000000"/>
        </w:rPr>
        <w:t>ed</w:t>
      </w:r>
      <w:r w:rsidR="002505DE" w:rsidRPr="002505DE">
        <w:rPr>
          <w:rFonts w:eastAsia="Times New Roman"/>
          <w:color w:val="000000"/>
        </w:rPr>
        <w:t xml:space="preserve"> from a vehicle</w:t>
      </w:r>
      <w:r>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37"/>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37"/>
      <w:r w:rsidR="008A5359">
        <w:rPr>
          <w:rStyle w:val="CommentReference"/>
        </w:rPr>
        <w:commentReference w:id="37"/>
      </w:r>
      <w:r w:rsidR="002432FD">
        <w:rPr>
          <w:rFonts w:eastAsia="Times New Roman"/>
          <w:color w:val="000000"/>
        </w:rPr>
        <w:t>)</w:t>
      </w:r>
      <w:commentRangeStart w:id="38"/>
      <w:r w:rsidR="002505DE" w:rsidRPr="002505DE">
        <w:rPr>
          <w:rFonts w:eastAsia="Times New Roman"/>
          <w:color w:val="000000"/>
        </w:rPr>
        <w:t>.</w:t>
      </w:r>
      <w:r w:rsidR="002432FD">
        <w:rPr>
          <w:rFonts w:eastAsia="Times New Roman"/>
          <w:color w:val="000000"/>
        </w:rPr>
        <w:t xml:space="preserve"> Capturing, handling and radio-tagging procedures were 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39"/>
      <w:r w:rsidR="002505DE" w:rsidRPr="002505DE">
        <w:rPr>
          <w:rFonts w:eastAsia="Times New Roman"/>
          <w:color w:val="000000"/>
        </w:rPr>
        <w:t xml:space="preserve">a Cellular Tracking Technology (CTT) </w:t>
      </w:r>
      <w:r>
        <w:rPr>
          <w:rFonts w:eastAsia="Times New Roman"/>
          <w:color w:val="000000"/>
        </w:rPr>
        <w:t>GPS-GSM Solar-powered CTT®-ES400</w:t>
      </w:r>
      <w:r w:rsidR="002505DE" w:rsidRPr="002505DE">
        <w:rPr>
          <w:rFonts w:eastAsia="Times New Roman"/>
          <w:color w:val="000000"/>
        </w:rPr>
        <w:t xml:space="preserve"> </w:t>
      </w:r>
      <w:commentRangeEnd w:id="39"/>
      <w:r w:rsidR="008A5359">
        <w:rPr>
          <w:rStyle w:val="CommentReference"/>
        </w:rPr>
        <w:commentReference w:id="39"/>
      </w:r>
      <w:r w:rsidR="002505DE" w:rsidRPr="002505DE">
        <w:rPr>
          <w:rFonts w:eastAsia="Times New Roman"/>
          <w:color w:val="000000"/>
        </w:rPr>
        <w:t>ear tag placed in their ear</w:t>
      </w:r>
      <w:r>
        <w:rPr>
          <w:rFonts w:eastAsia="Times New Roman"/>
          <w:color w:val="000000"/>
        </w:rPr>
        <w:t xml:space="preserve"> (Cellular Tracking Technologies</w:t>
      </w:r>
      <w:r w:rsidR="009B5B7A">
        <w:rPr>
          <w:rFonts w:eastAsia="Times New Roman"/>
          <w:color w:val="000000"/>
        </w:rPr>
        <w:t>, Cape May, New Jersey</w:t>
      </w:r>
      <w:r>
        <w:rPr>
          <w:rFonts w:eastAsia="Times New Roman"/>
          <w:color w:val="000000"/>
        </w:rPr>
        <w:t>),</w:t>
      </w:r>
      <w:r w:rsidR="002505DE" w:rsidRPr="002505DE">
        <w:rPr>
          <w:rFonts w:eastAsia="Times New Roman"/>
          <w:color w:val="000000"/>
        </w:rPr>
        <w:t xml:space="preserve"> with a cattle tag </w:t>
      </w:r>
      <w:r w:rsidR="002505DE" w:rsidRPr="002505DE">
        <w:rPr>
          <w:rFonts w:eastAsia="Times New Roman"/>
          <w:color w:val="000000"/>
        </w:rPr>
        <w:lastRenderedPageBreak/>
        <w:t>placed in the opposite ear</w:t>
      </w:r>
      <w:commentRangeEnd w:id="38"/>
      <w:r w:rsidR="005657AE">
        <w:rPr>
          <w:rStyle w:val="CommentReference"/>
        </w:rPr>
        <w:commentReference w:id="38"/>
      </w:r>
      <w:r w:rsidR="002505DE" w:rsidRPr="002505DE">
        <w:rPr>
          <w:rFonts w:eastAsia="Times New Roman"/>
          <w:color w:val="000000"/>
        </w:rPr>
        <w:t>. Locations were taken every 2-4hrs depending on solar charge of the batteries; for analysis purposes 4 hour location intervals were used. Nine deer total, three males and six females, and 1,354 locations were ultimately used for this analysis.</w:t>
      </w:r>
    </w:p>
    <w:p w14:paraId="643ADC36" w14:textId="2A43260B" w:rsidR="002D4925" w:rsidRPr="002505DE" w:rsidRDefault="002505DE" w:rsidP="00167887">
      <w:pPr>
        <w:spacing w:line="480" w:lineRule="auto"/>
        <w:rPr>
          <w:rFonts w:eastAsia="Times New Roman"/>
        </w:rPr>
      </w:pPr>
      <w:commentRangeStart w:id="40"/>
      <w:r w:rsidRPr="002505DE">
        <w:rPr>
          <w:rFonts w:eastAsia="Times New Roman"/>
          <w:color w:val="000000"/>
        </w:rPr>
        <w:t xml:space="preserve">We arranged 36 </w:t>
      </w:r>
      <w:commentRangeStart w:id="41"/>
      <w:r w:rsidRPr="002505DE">
        <w:rPr>
          <w:rFonts w:eastAsia="Times New Roman"/>
          <w:color w:val="000000"/>
        </w:rPr>
        <w:t xml:space="preserve">cameras </w:t>
      </w:r>
      <w:commentRangeEnd w:id="41"/>
      <w:r w:rsidR="008A5359">
        <w:rPr>
          <w:rStyle w:val="CommentReference"/>
        </w:rPr>
        <w:commentReference w:id="41"/>
      </w:r>
      <w:r w:rsidRPr="002505DE">
        <w:rPr>
          <w:rFonts w:eastAsia="Times New Roman"/>
          <w:color w:val="000000"/>
        </w:rPr>
        <w:t>in a grid pattern at a spacing of ~400m</w:t>
      </w:r>
      <w:commentRangeEnd w:id="40"/>
      <w:r w:rsidR="005657AE">
        <w:rPr>
          <w:rStyle w:val="CommentReference"/>
        </w:rPr>
        <w:commentReference w:id="40"/>
      </w:r>
      <w:r w:rsidR="00AC5A63">
        <w:rPr>
          <w:rFonts w:eastAsia="Times New Roman"/>
          <w:color w:val="000000"/>
        </w:rPr>
        <w:t xml:space="preserve"> for a </w:t>
      </w:r>
      <w:r w:rsidR="00237C97">
        <w:rPr>
          <w:rFonts w:eastAsia="Times New Roman"/>
          <w:color w:val="000000"/>
        </w:rPr>
        <w:t>total</w:t>
      </w:r>
      <w:r w:rsidR="00AC5A63">
        <w:rPr>
          <w:rFonts w:eastAsia="Times New Roman"/>
          <w:color w:val="000000"/>
        </w:rPr>
        <w:t xml:space="preserve"> grid area of ~5.6km</w:t>
      </w:r>
      <w:r w:rsidRPr="002505DE">
        <w:rPr>
          <w:rFonts w:eastAsia="Times New Roman"/>
          <w:color w:val="000000"/>
        </w:rPr>
        <w:t>.</w:t>
      </w:r>
      <w:r w:rsidR="009B5B7A">
        <w:rPr>
          <w:rFonts w:eastAsia="Times New Roman"/>
          <w:color w:val="000000"/>
        </w:rPr>
        <w:t xml:space="preserve"> 6 LTL Acorns LTL-5310A and 31 Bushnell Prime Low Glow Trail Cameras</w:t>
      </w:r>
      <w:r w:rsidR="00C75F45">
        <w:rPr>
          <w:rFonts w:eastAsia="Times New Roman"/>
          <w:color w:val="000000"/>
        </w:rPr>
        <w:t xml:space="preserve">. Cameras were set to motion trigger and took </w:t>
      </w:r>
      <w:r w:rsidR="004C73A8">
        <w:rPr>
          <w:rFonts w:eastAsia="Times New Roman"/>
          <w:color w:val="000000"/>
        </w:rPr>
        <w:t>5 photos per trigger for Bushnell cameras and 3 pictures per trigger for Acorn cameras,</w:t>
      </w:r>
      <w:r w:rsidR="00C75F45">
        <w:rPr>
          <w:rFonts w:eastAsia="Times New Roman"/>
          <w:color w:val="000000"/>
        </w:rPr>
        <w:t xml:space="preserve"> </w:t>
      </w:r>
      <w:r w:rsidR="004C73A8">
        <w:rPr>
          <w:rFonts w:eastAsia="Times New Roman"/>
          <w:color w:val="000000"/>
        </w:rPr>
        <w:t xml:space="preserve">with </w:t>
      </w:r>
      <w:r w:rsidR="00C75F45">
        <w:rPr>
          <w:rFonts w:eastAsia="Times New Roman"/>
          <w:color w:val="000000"/>
        </w:rPr>
        <w:t>a 1-minute quiet period</w:t>
      </w:r>
      <w:r w:rsidR="004C73A8">
        <w:rPr>
          <w:rFonts w:eastAsia="Times New Roman"/>
          <w:color w:val="000000"/>
        </w:rPr>
        <w:t xml:space="preserve"> and </w:t>
      </w:r>
      <w:r w:rsidR="00237C97">
        <w:rPr>
          <w:rFonts w:eastAsia="Times New Roman"/>
          <w:color w:val="000000"/>
        </w:rPr>
        <w:t xml:space="preserve">a </w:t>
      </w:r>
      <w:r w:rsidR="004C73A8">
        <w:rPr>
          <w:rFonts w:eastAsia="Times New Roman"/>
          <w:color w:val="000000"/>
        </w:rPr>
        <w:t>high sensitivity setting</w:t>
      </w:r>
      <w:r w:rsidR="00C75F45">
        <w:rPr>
          <w:rFonts w:eastAsia="Times New Roman"/>
          <w:color w:val="000000"/>
        </w:rPr>
        <w:t>.</w:t>
      </w:r>
      <w:r w:rsidRPr="002505DE">
        <w:rPr>
          <w:rFonts w:eastAsia="Times New Roman"/>
          <w:color w:val="000000"/>
        </w:rPr>
        <w:t xml:space="preserve"> </w:t>
      </w:r>
      <w:commentRangeStart w:id="42"/>
      <w:r w:rsidRPr="002505DE">
        <w:rPr>
          <w:rFonts w:eastAsia="Times New Roman"/>
          <w:color w:val="000000"/>
        </w:rPr>
        <w:t>Specific camera locations were randomized within a 100m buffer of the center of each grid cell</w:t>
      </w:r>
      <w:commentRangeEnd w:id="42"/>
      <w:r w:rsidR="008A5359">
        <w:rPr>
          <w:rStyle w:val="CommentReference"/>
        </w:rPr>
        <w:commentReference w:id="42"/>
      </w:r>
      <w:r w:rsidR="004C73A8">
        <w:rPr>
          <w:rFonts w:eastAsia="Times New Roman"/>
          <w:color w:val="000000"/>
        </w:rPr>
        <w:t xml:space="preserve"> using QGIS</w:t>
      </w:r>
      <w:r w:rsidRPr="002505DE">
        <w:rPr>
          <w:rFonts w:eastAsia="Times New Roman"/>
          <w:color w:val="000000"/>
        </w:rPr>
        <w:t xml:space="preserve">, following recommendations for </w:t>
      </w:r>
      <w:r w:rsidRPr="002505DE">
        <w:rPr>
          <w:rFonts w:eastAsia="Times New Roman"/>
          <w:i/>
          <w:iCs/>
          <w:color w:val="000000"/>
        </w:rPr>
        <w:t xml:space="preserve">a priori </w:t>
      </w:r>
      <w:r w:rsidRPr="002505DE">
        <w:rPr>
          <w:rFonts w:eastAsia="Times New Roman"/>
          <w:color w:val="000000"/>
        </w:rPr>
        <w:t xml:space="preserve">rules when deploying cameras for our specific analysis (Loonam et al. 2021). Microsite selection involved placing cameras along a corridor of travel established by humans or animals within 30m of randomized point. Hiking trails were used if they were present within the microsite search area for camera placement. Cameras were placed at knee height, </w:t>
      </w:r>
      <w:r w:rsidR="00237C97">
        <w:rPr>
          <w:rFonts w:eastAsia="Times New Roman"/>
          <w:color w:val="000000"/>
        </w:rPr>
        <w:t>~</w:t>
      </w:r>
      <w:r w:rsidRPr="002505DE">
        <w:rPr>
          <w:rFonts w:eastAsia="Times New Roman"/>
          <w:color w:val="000000"/>
        </w:rPr>
        <w:t xml:space="preserve">5m off path of travel at a 30 degree angle to maximize exposure time of animals crossing the camera frame. </w:t>
      </w:r>
      <w:commentRangeStart w:id="43"/>
      <w:r w:rsidRPr="002505DE">
        <w:rPr>
          <w:rFonts w:eastAsia="Times New Roman"/>
          <w:color w:val="000000"/>
        </w:rPr>
        <w:t>Cameras were deployed from April 2022- August 2022</w:t>
      </w:r>
      <w:commentRangeEnd w:id="43"/>
      <w:r w:rsidR="008A5359">
        <w:rPr>
          <w:rStyle w:val="CommentReference"/>
        </w:rPr>
        <w:commentReference w:id="43"/>
      </w:r>
      <w:r w:rsidR="004C73A8">
        <w:rPr>
          <w:rFonts w:eastAsia="Times New Roman"/>
          <w:color w:val="000000"/>
        </w:rPr>
        <w:t xml:space="preserve"> and checked once</w:t>
      </w:r>
      <w:r w:rsidR="00237C97">
        <w:rPr>
          <w:rFonts w:eastAsia="Times New Roman"/>
          <w:color w:val="000000"/>
        </w:rPr>
        <w:t>,</w:t>
      </w:r>
      <w:r w:rsidR="004C73A8">
        <w:rPr>
          <w:rFonts w:eastAsia="Times New Roman"/>
          <w:color w:val="000000"/>
        </w:rPr>
        <w:t xml:space="preserve"> approximately halfway through deployment</w:t>
      </w:r>
      <w:r w:rsidRPr="002505DE">
        <w:rPr>
          <w:rFonts w:eastAsia="Times New Roman"/>
          <w:color w:val="000000"/>
        </w:rPr>
        <w:t xml:space="preserve">. Trail camera photos were uploaded to Wildlife Insights for processing photos using an artificial intelligence model trained on 35+ million images (Ahumada et al. 2020). Wildlife Insights was used to filter out blank images, which can be identified 88% of the time with an error rate of less than 2% (Wildlife Insights). Photos tagged as containing an </w:t>
      </w:r>
      <w:r w:rsidRPr="002505DE">
        <w:rPr>
          <w:rFonts w:eastAsia="Times New Roman"/>
          <w:color w:val="000000"/>
        </w:rPr>
        <w:lastRenderedPageBreak/>
        <w:t>animal were reviewed for identification, while a subset of blank images was reviewed for quality assurance.</w:t>
      </w:r>
    </w:p>
    <w:p w14:paraId="07058FF0" w14:textId="3F4B5191" w:rsidR="002505DE" w:rsidRPr="00AF4F8D" w:rsidRDefault="00C421F4" w:rsidP="00167887">
      <w:pPr>
        <w:spacing w:after="160" w:line="480" w:lineRule="auto"/>
        <w:ind w:right="-540"/>
        <w:rPr>
          <w:rFonts w:eastAsia="Times New Roman"/>
          <w:b/>
          <w:bCs/>
        </w:rPr>
      </w:pPr>
      <w:r>
        <w:rPr>
          <w:rFonts w:eastAsia="Times New Roman"/>
          <w:b/>
          <w:bCs/>
          <w:color w:val="000000"/>
        </w:rPr>
        <w:t>C</w:t>
      </w:r>
      <w:r w:rsidR="002505DE" w:rsidRPr="00AF4F8D">
        <w:rPr>
          <w:rFonts w:eastAsia="Times New Roman"/>
          <w:b/>
          <w:bCs/>
          <w:color w:val="000000"/>
        </w:rPr>
        <w:t>ovariates</w:t>
      </w:r>
      <w:r>
        <w:rPr>
          <w:rFonts w:eastAsia="Times New Roman"/>
          <w:b/>
          <w:bCs/>
          <w:color w:val="000000"/>
        </w:rPr>
        <w:t xml:space="preserve"> for</w:t>
      </w:r>
      <w:r w:rsidR="002505DE" w:rsidRPr="00AF4F8D">
        <w:rPr>
          <w:rFonts w:eastAsia="Times New Roman"/>
          <w:b/>
          <w:bCs/>
          <w:color w:val="000000"/>
        </w:rPr>
        <w:t xml:space="preserve"> </w:t>
      </w:r>
      <w:del w:id="44" w:author="Stenglein, Jennifer L - DNR" w:date="2024-09-06T14:44:00Z">
        <w:r w:rsidR="00AF4F8D" w:rsidDel="003D259D">
          <w:rPr>
            <w:rFonts w:eastAsia="Times New Roman"/>
            <w:b/>
            <w:bCs/>
            <w:color w:val="000000"/>
          </w:rPr>
          <w:delText>h</w:delText>
        </w:r>
        <w:r w:rsidR="002505DE" w:rsidRPr="00AF4F8D" w:rsidDel="003D259D">
          <w:rPr>
            <w:rFonts w:eastAsia="Times New Roman"/>
            <w:b/>
            <w:bCs/>
            <w:color w:val="000000"/>
          </w:rPr>
          <w:delText xml:space="preserve">abitat </w:delText>
        </w:r>
        <w:r w:rsidR="00AF4F8D" w:rsidDel="003D259D">
          <w:rPr>
            <w:rFonts w:eastAsia="Times New Roman"/>
            <w:b/>
            <w:bCs/>
            <w:color w:val="000000"/>
          </w:rPr>
          <w:delText>s</w:delText>
        </w:r>
        <w:r w:rsidR="002505DE" w:rsidRPr="00AF4F8D" w:rsidDel="003D259D">
          <w:rPr>
            <w:rFonts w:eastAsia="Times New Roman"/>
            <w:b/>
            <w:bCs/>
            <w:color w:val="000000"/>
          </w:rPr>
          <w:delText>election</w:delText>
        </w:r>
      </w:del>
      <w:r w:rsidR="00237C97">
        <w:rPr>
          <w:rFonts w:eastAsia="Times New Roman"/>
          <w:b/>
          <w:bCs/>
          <w:color w:val="000000"/>
        </w:rPr>
        <w:t xml:space="preserve"> telemetry</w:t>
      </w:r>
      <w:r>
        <w:rPr>
          <w:rFonts w:eastAsia="Times New Roman"/>
          <w:b/>
          <w:bCs/>
          <w:color w:val="000000"/>
        </w:rPr>
        <w:t xml:space="preserve"> analysis</w:t>
      </w:r>
    </w:p>
    <w:p w14:paraId="7B6F9365" w14:textId="5CA66FEC" w:rsidR="002505DE" w:rsidRPr="002505DE" w:rsidRDefault="002505DE" w:rsidP="00167887">
      <w:pPr>
        <w:spacing w:after="160" w:line="480" w:lineRule="auto"/>
        <w:ind w:right="-540"/>
        <w:rPr>
          <w:rFonts w:eastAsia="Times New Roman"/>
        </w:rPr>
      </w:pPr>
      <w:commentRangeStart w:id="45"/>
      <w:r w:rsidRPr="002505DE">
        <w:rPr>
          <w:rFonts w:eastAsia="Times New Roman"/>
          <w:color w:val="000000"/>
        </w:rPr>
        <w:t xml:space="preserve">Trailheads at either end of the study area </w:t>
      </w:r>
      <w:commentRangeEnd w:id="45"/>
      <w:r w:rsidR="00420F29">
        <w:rPr>
          <w:rStyle w:val="CommentReference"/>
        </w:rPr>
        <w:commentReference w:id="45"/>
      </w:r>
      <w:r w:rsidRPr="002505DE">
        <w:rPr>
          <w:rFonts w:eastAsia="Times New Roman"/>
          <w:color w:val="000000"/>
        </w:rPr>
        <w:t xml:space="preserve">were equipped with </w:t>
      </w:r>
      <w:commentRangeStart w:id="46"/>
      <w:r w:rsidRPr="002505DE">
        <w:rPr>
          <w:rFonts w:eastAsia="Times New Roman"/>
          <w:color w:val="000000"/>
        </w:rPr>
        <w:t xml:space="preserve">infrared trail counters </w:t>
      </w:r>
      <w:commentRangeEnd w:id="46"/>
      <w:r w:rsidR="00420F29">
        <w:rPr>
          <w:rStyle w:val="CommentReference"/>
        </w:rPr>
        <w:commentReference w:id="46"/>
      </w:r>
      <w:r w:rsidRPr="002505DE">
        <w:rPr>
          <w:rFonts w:eastAsia="Times New Roman"/>
          <w:color w:val="000000"/>
        </w:rPr>
        <w:t xml:space="preserve">from which human activity was estimated. </w:t>
      </w:r>
      <w:r w:rsidR="009B5806">
        <w:rPr>
          <w:rFonts w:eastAsia="Times New Roman"/>
          <w:color w:val="000000"/>
        </w:rPr>
        <w:t xml:space="preserve">A </w:t>
      </w:r>
      <w:proofErr w:type="spellStart"/>
      <w:r w:rsidR="009B5806">
        <w:rPr>
          <w:rFonts w:eastAsia="Times New Roman"/>
          <w:color w:val="000000"/>
        </w:rPr>
        <w:t>TRAFx</w:t>
      </w:r>
      <w:proofErr w:type="spellEnd"/>
      <w:r w:rsidR="009B5806">
        <w:rPr>
          <w:rFonts w:eastAsia="Times New Roman"/>
          <w:color w:val="000000"/>
        </w:rPr>
        <w:t xml:space="preserve"> trail counter (</w:t>
      </w:r>
      <w:proofErr w:type="spellStart"/>
      <w:r w:rsidR="009B5806">
        <w:rPr>
          <w:rFonts w:eastAsia="Times New Roman"/>
          <w:color w:val="000000"/>
        </w:rPr>
        <w:t>TRAFx</w:t>
      </w:r>
      <w:proofErr w:type="spellEnd"/>
      <w:r w:rsidR="009B5806">
        <w:rPr>
          <w:rFonts w:eastAsia="Times New Roman"/>
          <w:color w:val="000000"/>
        </w:rPr>
        <w:t xml:space="preserve"> Research Ltd., Canmore, Alberta, CA)</w:t>
      </w:r>
      <w:r w:rsidRPr="002505DE">
        <w:rPr>
          <w:rFonts w:eastAsia="Times New Roman"/>
          <w:color w:val="000000"/>
        </w:rPr>
        <w:t xml:space="preserve"> was placed on the actual trail while </w:t>
      </w:r>
      <w:r w:rsidR="009B5806">
        <w:rPr>
          <w:rFonts w:eastAsia="Times New Roman"/>
          <w:color w:val="000000"/>
        </w:rPr>
        <w:t xml:space="preserve">a </w:t>
      </w:r>
      <w:proofErr w:type="spellStart"/>
      <w:r w:rsidR="009B5806">
        <w:rPr>
          <w:rFonts w:eastAsia="Times New Roman"/>
          <w:color w:val="000000"/>
        </w:rPr>
        <w:t>TRAFx</w:t>
      </w:r>
      <w:proofErr w:type="spellEnd"/>
      <w:r w:rsidR="009B5806">
        <w:rPr>
          <w:rFonts w:eastAsia="Times New Roman"/>
          <w:color w:val="000000"/>
        </w:rPr>
        <w:t xml:space="preserve"> vehicle counter (</w:t>
      </w:r>
      <w:proofErr w:type="spellStart"/>
      <w:r w:rsidR="009B5806">
        <w:rPr>
          <w:rFonts w:eastAsia="Times New Roman"/>
          <w:color w:val="000000"/>
        </w:rPr>
        <w:t>TRAFx</w:t>
      </w:r>
      <w:proofErr w:type="spellEnd"/>
      <w:r w:rsidR="009B5806">
        <w:rPr>
          <w:rFonts w:eastAsia="Times New Roman"/>
          <w:color w:val="000000"/>
        </w:rPr>
        <w:t xml:space="preserve">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47"/>
      <w:r w:rsidRPr="002505DE">
        <w:rPr>
          <w:rFonts w:eastAsia="Times New Roman"/>
          <w:color w:val="000000"/>
        </w:rPr>
        <w:t xml:space="preserve">accurate index of human activity </w:t>
      </w:r>
      <w:commentRangeEnd w:id="47"/>
      <w:r w:rsidR="003D259D">
        <w:rPr>
          <w:rStyle w:val="CommentReference"/>
        </w:rPr>
        <w:commentReference w:id="47"/>
      </w:r>
      <w:r w:rsidRPr="002505DE">
        <w:rPr>
          <w:rFonts w:eastAsia="Times New Roman"/>
          <w:color w:val="000000"/>
        </w:rPr>
        <w:t>originating from that trailhead. Trail counters recorded the number of people per hour. We summed the number of users from each trailhead and created a rolling average of trail users from the current hour and the previous 3 hours to match our GPS fix interval. Distance to trail for each location was also included as a covariate to test for</w:t>
      </w:r>
      <w:r w:rsidR="00C421F4">
        <w:rPr>
          <w:rFonts w:eastAsia="Times New Roman"/>
          <w:color w:val="000000"/>
        </w:rPr>
        <w:t xml:space="preserve"> avoidance of the trail network</w:t>
      </w:r>
      <w:r w:rsidRPr="002505DE">
        <w:rPr>
          <w:rFonts w:eastAsia="Times New Roman"/>
          <w:color w:val="000000"/>
        </w:rPr>
        <w:t>.</w:t>
      </w:r>
    </w:p>
    <w:p w14:paraId="02768627" w14:textId="53733177" w:rsidR="002505DE" w:rsidRPr="002505DE" w:rsidRDefault="002505DE" w:rsidP="00167887">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w:t>
      </w:r>
      <w:proofErr w:type="spellStart"/>
      <w:r w:rsidRPr="002505DE">
        <w:rPr>
          <w:rFonts w:eastAsia="Times New Roman"/>
          <w:color w:val="000000"/>
        </w:rPr>
        <w:t>northness</w:t>
      </w:r>
      <w:proofErr w:type="spellEnd"/>
      <w:r w:rsidRPr="002505DE">
        <w:rPr>
          <w:rFonts w:eastAsia="Times New Roman"/>
          <w:color w:val="000000"/>
        </w:rPr>
        <w:t>”, as deer may preferentially select warmer south-facing slopes in winter (Sawyer et al. 2006, Anderson et al. 2012, Coe et al. 2018).  Land cover classes were modeled using the most recent landcover data from the National Land Cover Database</w:t>
      </w:r>
      <w:ins w:id="48" w:author="Stenglein, Jennifer L - DNR" w:date="2024-09-09T10:15:00Z">
        <w:r w:rsidR="00420F29">
          <w:rPr>
            <w:rFonts w:eastAsia="Times New Roman"/>
            <w:color w:val="000000"/>
          </w:rPr>
          <w:t xml:space="preserve"> </w:t>
        </w:r>
      </w:ins>
      <w:r w:rsidR="00420F29">
        <w:rPr>
          <w:rFonts w:eastAsia="Times New Roman"/>
          <w:color w:val="000000"/>
        </w:rPr>
        <w:t>(NLCD)</w:t>
      </w:r>
      <w:r w:rsidRPr="002505DE">
        <w:rPr>
          <w:rFonts w:eastAsia="Times New Roman"/>
          <w:color w:val="000000"/>
        </w:rPr>
        <w:t xml:space="preserve"> in 2019 (DeWitz 2021). </w:t>
      </w:r>
      <w:r w:rsidRPr="002505DE">
        <w:rPr>
          <w:rFonts w:eastAsia="Times New Roman"/>
          <w:color w:val="000000"/>
        </w:rPr>
        <w:lastRenderedPageBreak/>
        <w:t xml:space="preserve">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w:t>
      </w:r>
      <w:proofErr w:type="spellStart"/>
      <w:r w:rsidRPr="002505DE">
        <w:rPr>
          <w:rFonts w:eastAsia="Times New Roman"/>
          <w:color w:val="000000"/>
        </w:rPr>
        <w:t>time_of_day</w:t>
      </w:r>
      <w:proofErr w:type="spellEnd"/>
      <w:r w:rsidRPr="002505DE">
        <w:rPr>
          <w:rFonts w:eastAsia="Times New Roman"/>
          <w:color w:val="000000"/>
        </w:rPr>
        <w:t xml:space="preserve"> function in R package animal movement tools (Signer et al. 2019), and</w:t>
      </w:r>
      <w:r w:rsidR="009673D4">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49"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50"/>
      <w:r w:rsidR="002505DE" w:rsidRPr="002505DE">
        <w:rPr>
          <w:rFonts w:eastAsia="Times New Roman"/>
          <w:color w:val="000000"/>
        </w:rPr>
        <w:t>alyzed deer habitat selection using integrated Step Selection Analysis (</w:t>
      </w:r>
      <w:proofErr w:type="spellStart"/>
      <w:r w:rsidR="002505DE" w:rsidRPr="002505DE">
        <w:rPr>
          <w:rFonts w:eastAsia="Times New Roman"/>
          <w:color w:val="000000"/>
        </w:rPr>
        <w:t>iSSA</w:t>
      </w:r>
      <w:proofErr w:type="spellEnd"/>
      <w:r w:rsidR="002505DE" w:rsidRPr="002505DE">
        <w:rPr>
          <w:rFonts w:eastAsia="Times New Roman"/>
          <w:color w:val="000000"/>
        </w:rPr>
        <w:t>)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50"/>
      <w:r w:rsidR="00984EA3">
        <w:rPr>
          <w:rStyle w:val="CommentReference"/>
        </w:rPr>
        <w:commentReference w:id="50"/>
      </w:r>
      <w:r w:rsidR="002505DE" w:rsidRPr="002505DE">
        <w:rPr>
          <w:rFonts w:eastAsia="Times New Roman"/>
          <w:color w:val="000000"/>
        </w:rPr>
        <w:t>(Avgar et al. 2016). This analysis compares used steps, those taken by the animal, 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Used steps were paired with 20 available steps in this analysis (Avgar et al. 2016,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w:t>
      </w:r>
      <w:r>
        <w:rPr>
          <w:rFonts w:eastAsia="Times New Roman"/>
          <w:color w:val="000000"/>
        </w:rPr>
        <w:t>We</w:t>
      </w:r>
      <w:r w:rsidR="002505DE" w:rsidRPr="002505DE">
        <w:rPr>
          <w:rFonts w:eastAsia="Times New Roman"/>
          <w:color w:val="000000"/>
        </w:rPr>
        <w:t xml:space="preserve"> fit a von Mises distribution to observed turn </w:t>
      </w:r>
      <w:r w:rsidR="002505DE" w:rsidRPr="002505DE">
        <w:rPr>
          <w:rFonts w:eastAsia="Times New Roman"/>
          <w:color w:val="000000"/>
        </w:rPr>
        <w:lastRenderedPageBreak/>
        <w:t xml:space="preserve">angles and a lognormal distribution to observed step lengths as a heavy tailed distribution better fit the probability of larger step </w:t>
      </w:r>
      <w:commentRangeStart w:id="51"/>
      <w:commentRangeStart w:id="52"/>
      <w:r w:rsidR="002505DE" w:rsidRPr="002505DE">
        <w:rPr>
          <w:rFonts w:eastAsia="Times New Roman"/>
          <w:color w:val="000000"/>
        </w:rPr>
        <w:t>lengths</w:t>
      </w:r>
      <w:commentRangeEnd w:id="51"/>
      <w:r>
        <w:rPr>
          <w:rStyle w:val="CommentReference"/>
        </w:rPr>
        <w:commentReference w:id="51"/>
      </w:r>
      <w:commentRangeEnd w:id="52"/>
      <w:r>
        <w:rPr>
          <w:rStyle w:val="CommentReference"/>
        </w:rPr>
        <w:commentReference w:id="52"/>
      </w:r>
      <w:r w:rsidR="002505DE" w:rsidRPr="002505DE">
        <w:rPr>
          <w:rFonts w:eastAsia="Times New Roman"/>
          <w:color w:val="000000"/>
        </w:rPr>
        <w:t xml:space="preserve">. </w:t>
      </w:r>
    </w:p>
    <w:p w14:paraId="370ABDB5" w14:textId="224A70C2" w:rsidR="002505DE" w:rsidRDefault="00420F29" w:rsidP="00C421F4">
      <w:pPr>
        <w:spacing w:after="160" w:line="480" w:lineRule="auto"/>
        <w:ind w:right="-540" w:firstLine="840"/>
        <w:rPr>
          <w:rFonts w:eastAsia="Times New Roman"/>
          <w:color w:val="000000"/>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w:t>
      </w:r>
      <w:commentRangeStart w:id="53"/>
      <w:r w:rsidR="002505DE" w:rsidRPr="002505DE">
        <w:rPr>
          <w:rFonts w:eastAsia="Times New Roman"/>
          <w:color w:val="000000"/>
        </w:rPr>
        <w:t xml:space="preserve">a mixed Poisson regression </w:t>
      </w:r>
      <w:commentRangeEnd w:id="53"/>
      <w:r>
        <w:rPr>
          <w:rStyle w:val="CommentReference"/>
        </w:rPr>
        <w:commentReference w:id="53"/>
      </w:r>
      <w:r w:rsidR="002505DE"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w:t>
      </w:r>
      <w:proofErr w:type="spellStart"/>
      <w:r w:rsidR="002505DE" w:rsidRPr="002505DE">
        <w:rPr>
          <w:rFonts w:eastAsia="Times New Roman"/>
          <w:color w:val="000000"/>
        </w:rPr>
        <w:t>iSSA</w:t>
      </w:r>
      <w:proofErr w:type="spellEnd"/>
      <w:r w:rsidR="002505DE" w:rsidRPr="002505DE">
        <w:rPr>
          <w:rFonts w:eastAsia="Times New Roman"/>
          <w:color w:val="000000"/>
        </w:rPr>
        <w:t xml:space="preserve">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w:t>
      </w:r>
      <w:r w:rsidR="009C0773">
        <w:rPr>
          <w:rFonts w:eastAsia="Times New Roman"/>
          <w:color w:val="000000"/>
        </w:rPr>
        <w:t>individual responses to habitat and recreation parameters</w:t>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w:t>
      </w:r>
      <w:proofErr w:type="spellStart"/>
      <w:r w:rsidR="002505DE" w:rsidRPr="002505DE">
        <w:rPr>
          <w:rFonts w:eastAsia="Times New Roman"/>
          <w:color w:val="000000"/>
        </w:rPr>
        <w:t>glmmTMB</w:t>
      </w:r>
      <w:proofErr w:type="spellEnd"/>
      <w:r w:rsidR="002505DE" w:rsidRPr="002505DE">
        <w:rPr>
          <w:rFonts w:eastAsia="Times New Roman"/>
          <w:color w:val="000000"/>
        </w:rPr>
        <w:t xml:space="preserve"> (Brooks et al. 2017).</w:t>
      </w:r>
    </w:p>
    <w:p w14:paraId="3C0F543C" w14:textId="77777777" w:rsidR="002302DF" w:rsidRDefault="002302DF" w:rsidP="00C421F4">
      <w:pPr>
        <w:spacing w:after="160" w:line="480" w:lineRule="auto"/>
        <w:ind w:right="-540" w:firstLine="840"/>
        <w:rPr>
          <w:rFonts w:eastAsia="Times New Roman"/>
          <w:color w:val="000000"/>
        </w:rPr>
      </w:pPr>
    </w:p>
    <w:p w14:paraId="0C24DC50" w14:textId="77777777" w:rsidR="002302DF" w:rsidRDefault="002302DF" w:rsidP="00C421F4">
      <w:pPr>
        <w:spacing w:after="160" w:line="480" w:lineRule="auto"/>
        <w:ind w:right="-540" w:firstLine="840"/>
        <w:rPr>
          <w:rFonts w:eastAsia="Times New Roman"/>
          <w:color w:val="000000"/>
        </w:rPr>
      </w:pPr>
    </w:p>
    <w:p w14:paraId="5FEC5A8B" w14:textId="77777777" w:rsidR="002302DF" w:rsidRDefault="002302DF" w:rsidP="00C421F4">
      <w:pPr>
        <w:spacing w:after="160" w:line="480" w:lineRule="auto"/>
        <w:ind w:right="-540" w:firstLine="840"/>
        <w:rPr>
          <w:rFonts w:eastAsia="Times New Roman"/>
          <w:color w:val="000000"/>
        </w:rPr>
      </w:pPr>
    </w:p>
    <w:p w14:paraId="0EF2FA73" w14:textId="77777777" w:rsidR="002302DF" w:rsidRDefault="002302DF" w:rsidP="00C421F4">
      <w:pPr>
        <w:spacing w:after="160" w:line="480" w:lineRule="auto"/>
        <w:ind w:right="-540" w:firstLine="840"/>
        <w:rPr>
          <w:rFonts w:eastAsia="Times New Roman"/>
          <w:color w:val="000000"/>
        </w:rPr>
      </w:pPr>
    </w:p>
    <w:p w14:paraId="12450F17" w14:textId="77777777" w:rsidR="002302DF" w:rsidRDefault="002302DF" w:rsidP="00C421F4">
      <w:pPr>
        <w:spacing w:after="160" w:line="480" w:lineRule="auto"/>
        <w:ind w:right="-540" w:firstLine="840"/>
        <w:rPr>
          <w:rFonts w:eastAsia="Times New Roman"/>
          <w:color w:val="000000"/>
        </w:rPr>
      </w:pPr>
    </w:p>
    <w:p w14:paraId="47826853" w14:textId="77777777" w:rsidR="009C0773" w:rsidRDefault="009C0773" w:rsidP="009C0773">
      <w:pPr>
        <w:spacing w:after="160" w:line="480" w:lineRule="auto"/>
        <w:ind w:right="-540"/>
        <w:rPr>
          <w:rFonts w:eastAsia="Times New Roman"/>
          <w:color w:val="000000"/>
        </w:rPr>
      </w:pPr>
    </w:p>
    <w:tbl>
      <w:tblPr>
        <w:tblStyle w:val="TableGrid"/>
        <w:tblpPr w:leftFromText="180" w:rightFromText="180" w:vertAnchor="text" w:tblpY="1"/>
        <w:tblOverlap w:val="never"/>
        <w:tblW w:w="5448" w:type="pct"/>
        <w:tblLook w:val="04A0" w:firstRow="1" w:lastRow="0" w:firstColumn="1" w:lastColumn="0" w:noHBand="0" w:noVBand="1"/>
      </w:tblPr>
      <w:tblGrid>
        <w:gridCol w:w="1461"/>
        <w:gridCol w:w="2051"/>
        <w:gridCol w:w="1506"/>
        <w:gridCol w:w="1537"/>
        <w:gridCol w:w="1796"/>
        <w:gridCol w:w="1473"/>
      </w:tblGrid>
      <w:tr w:rsidR="00952E94" w:rsidRPr="00952E94" w14:paraId="60CF91BA" w14:textId="77777777" w:rsidTr="009C0773">
        <w:trPr>
          <w:cantSplit/>
          <w:trHeight w:val="1508"/>
        </w:trPr>
        <w:tc>
          <w:tcPr>
            <w:tcW w:w="744" w:type="pct"/>
            <w:tcMar>
              <w:left w:w="115" w:type="dxa"/>
              <w:right w:w="115" w:type="dxa"/>
            </w:tcMar>
            <w:textDirection w:val="tbRl"/>
            <w:tcFitText/>
          </w:tcPr>
          <w:p w14:paraId="1B12E5C5"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lastRenderedPageBreak/>
              <w:t>Global 2</w:t>
            </w:r>
          </w:p>
        </w:tc>
        <w:tc>
          <w:tcPr>
            <w:tcW w:w="1044" w:type="pct"/>
            <w:tcMar>
              <w:left w:w="115" w:type="dxa"/>
              <w:right w:w="115" w:type="dxa"/>
            </w:tcMar>
            <w:textDirection w:val="tbRl"/>
            <w:tcFitText/>
          </w:tcPr>
          <w:p w14:paraId="3F0579A1"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Global 1</w:t>
            </w:r>
          </w:p>
        </w:tc>
        <w:tc>
          <w:tcPr>
            <w:tcW w:w="766" w:type="pct"/>
            <w:tcMar>
              <w:left w:w="115" w:type="dxa"/>
              <w:right w:w="115" w:type="dxa"/>
            </w:tcMar>
            <w:textDirection w:val="tbRl"/>
            <w:tcFitText/>
          </w:tcPr>
          <w:p w14:paraId="5017DEC4"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Human</w:t>
            </w:r>
          </w:p>
        </w:tc>
        <w:tc>
          <w:tcPr>
            <w:tcW w:w="782" w:type="pct"/>
            <w:tcMar>
              <w:left w:w="115" w:type="dxa"/>
              <w:right w:w="115" w:type="dxa"/>
            </w:tcMar>
            <w:textDirection w:val="tbRl"/>
            <w:tcFitText/>
          </w:tcPr>
          <w:p w14:paraId="3EC9F7C5"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Habitat</w:t>
            </w:r>
          </w:p>
        </w:tc>
        <w:tc>
          <w:tcPr>
            <w:tcW w:w="914" w:type="pct"/>
            <w:tcMar>
              <w:left w:w="115" w:type="dxa"/>
              <w:right w:w="115" w:type="dxa"/>
            </w:tcMar>
            <w:textDirection w:val="tbRl"/>
            <w:tcFitText/>
          </w:tcPr>
          <w:p w14:paraId="65330FFD"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Null</w:t>
            </w:r>
          </w:p>
        </w:tc>
        <w:tc>
          <w:tcPr>
            <w:tcW w:w="750" w:type="pct"/>
            <w:tcMar>
              <w:left w:w="115" w:type="dxa"/>
              <w:right w:w="115" w:type="dxa"/>
            </w:tcMar>
            <w:textDirection w:val="tbRl"/>
            <w:tcFitText/>
          </w:tcPr>
          <w:p w14:paraId="72F94B6D"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Model Name</w:t>
            </w:r>
          </w:p>
        </w:tc>
      </w:tr>
      <w:tr w:rsidR="00952E94" w:rsidRPr="00952E94" w14:paraId="340E1950" w14:textId="77777777" w:rsidTr="009C0773">
        <w:trPr>
          <w:cantSplit/>
          <w:trHeight w:val="3196"/>
        </w:trPr>
        <w:tc>
          <w:tcPr>
            <w:tcW w:w="744" w:type="pct"/>
            <w:tcMar>
              <w:left w:w="115" w:type="dxa"/>
              <w:right w:w="115" w:type="dxa"/>
            </w:tcMar>
            <w:textDirection w:val="tbRl"/>
            <w:tcFitText/>
            <w:vAlign w:val="center"/>
          </w:tcPr>
          <w:p w14:paraId="16634C82"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765D850D" w14:textId="76808A75"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1044" w:type="pct"/>
            <w:tcMar>
              <w:left w:w="115" w:type="dxa"/>
              <w:right w:w="115" w:type="dxa"/>
            </w:tcMar>
            <w:textDirection w:val="tbRl"/>
            <w:tcFitText/>
            <w:vAlign w:val="center"/>
          </w:tcPr>
          <w:p w14:paraId="57DED2C6"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5DA16769" w14:textId="30B1EB86"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66" w:type="pct"/>
            <w:tcMar>
              <w:left w:w="115" w:type="dxa"/>
              <w:right w:w="115" w:type="dxa"/>
            </w:tcMar>
            <w:textDirection w:val="tbRl"/>
            <w:tcFitText/>
            <w:vAlign w:val="center"/>
          </w:tcPr>
          <w:p w14:paraId="00609C6D"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3C432982" w14:textId="135FAF34"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82" w:type="pct"/>
            <w:tcMar>
              <w:left w:w="115" w:type="dxa"/>
              <w:right w:w="115" w:type="dxa"/>
            </w:tcMar>
            <w:textDirection w:val="tbRl"/>
            <w:tcFitText/>
            <w:vAlign w:val="center"/>
          </w:tcPr>
          <w:p w14:paraId="2AD9647C" w14:textId="77777777" w:rsidR="002B4E0E" w:rsidRPr="00C51359" w:rsidRDefault="00952E94" w:rsidP="009C0773">
            <w:pPr>
              <w:ind w:left="144"/>
              <w:rPr>
                <w:rFonts w:eastAsia="Times New Roman"/>
                <w:sz w:val="20"/>
                <w:szCs w:val="20"/>
              </w:rPr>
            </w:pPr>
            <w:r w:rsidRPr="00C51359">
              <w:rPr>
                <w:rFonts w:eastAsia="Times New Roman"/>
                <w:sz w:val="20"/>
                <w:szCs w:val="20"/>
              </w:rPr>
              <w:t xml:space="preserve">log step length + log step length² + </w:t>
            </w:r>
          </w:p>
          <w:p w14:paraId="3D95050F" w14:textId="37E52D62" w:rsidR="00952E94" w:rsidRPr="00952E94" w:rsidRDefault="00952E94" w:rsidP="009C0773">
            <w:pPr>
              <w:ind w:left="144"/>
              <w:jc w:val="center"/>
              <w:rPr>
                <w:rFonts w:eastAsia="Times New Roman"/>
                <w:sz w:val="20"/>
                <w:szCs w:val="20"/>
              </w:rPr>
            </w:pPr>
            <w:r w:rsidRPr="00C51359">
              <w:rPr>
                <w:rFonts w:eastAsia="Times New Roman"/>
                <w:sz w:val="20"/>
                <w:szCs w:val="20"/>
              </w:rPr>
              <w:t xml:space="preserve">cosine turn angle </w:t>
            </w:r>
          </w:p>
        </w:tc>
        <w:tc>
          <w:tcPr>
            <w:tcW w:w="914" w:type="pct"/>
            <w:tcMar>
              <w:left w:w="115" w:type="dxa"/>
              <w:right w:w="115" w:type="dxa"/>
            </w:tcMar>
            <w:textDirection w:val="tbRl"/>
            <w:tcFitText/>
            <w:vAlign w:val="center"/>
          </w:tcPr>
          <w:p w14:paraId="225F68D8" w14:textId="49697547" w:rsidR="00952E94" w:rsidRPr="00952E94" w:rsidRDefault="00952E94" w:rsidP="009C0773">
            <w:pPr>
              <w:ind w:left="144"/>
              <w:rPr>
                <w:rFonts w:eastAsia="Times New Roman"/>
                <w:sz w:val="20"/>
                <w:szCs w:val="20"/>
              </w:rPr>
            </w:pPr>
            <w:r w:rsidRPr="00C51359">
              <w:rPr>
                <w:rFonts w:eastAsia="Times New Roman"/>
                <w:sz w:val="20"/>
                <w:szCs w:val="20"/>
              </w:rPr>
              <w:t>log step length +</w:t>
            </w:r>
            <w:r w:rsidR="002B4E0E" w:rsidRPr="00C51359">
              <w:rPr>
                <w:rFonts w:eastAsia="Times New Roman"/>
                <w:sz w:val="20"/>
                <w:szCs w:val="20"/>
              </w:rPr>
              <w:t xml:space="preserve"> </w:t>
            </w:r>
            <w:r w:rsidRPr="00C51359">
              <w:rPr>
                <w:rFonts w:eastAsia="Times New Roman"/>
                <w:sz w:val="20"/>
                <w:szCs w:val="20"/>
              </w:rPr>
              <w:t>log step length² +</w:t>
            </w:r>
            <w:r w:rsidR="002B4E0E" w:rsidRPr="00C51359">
              <w:rPr>
                <w:rFonts w:eastAsia="Times New Roman"/>
                <w:sz w:val="20"/>
                <w:szCs w:val="20"/>
              </w:rPr>
              <w:t xml:space="preserve">                         </w:t>
            </w:r>
            <w:r w:rsidRPr="00C51359">
              <w:rPr>
                <w:rFonts w:eastAsia="Times New Roman"/>
                <w:sz w:val="20"/>
                <w:szCs w:val="20"/>
              </w:rPr>
              <w:t xml:space="preserve">cosine turn angle </w:t>
            </w:r>
          </w:p>
        </w:tc>
        <w:tc>
          <w:tcPr>
            <w:tcW w:w="750" w:type="pct"/>
            <w:tcMar>
              <w:left w:w="115" w:type="dxa"/>
              <w:right w:w="115" w:type="dxa"/>
            </w:tcMar>
            <w:textDirection w:val="tbRl"/>
            <w:tcFitText/>
          </w:tcPr>
          <w:p w14:paraId="4145F67E" w14:textId="77777777" w:rsidR="00952E94" w:rsidRPr="00952E94" w:rsidRDefault="00952E94" w:rsidP="009C0773">
            <w:pPr>
              <w:spacing w:after="160"/>
              <w:ind w:left="113" w:right="-540"/>
              <w:rPr>
                <w:rFonts w:eastAsia="Times New Roman"/>
                <w:sz w:val="20"/>
                <w:szCs w:val="20"/>
              </w:rPr>
            </w:pPr>
            <w:r w:rsidRPr="00C51359">
              <w:rPr>
                <w:rFonts w:eastAsia="Times New Roman"/>
                <w:sz w:val="20"/>
                <w:szCs w:val="20"/>
              </w:rPr>
              <w:t>Movement Parameters</w:t>
            </w:r>
          </w:p>
        </w:tc>
      </w:tr>
      <w:tr w:rsidR="002B4E0E" w:rsidRPr="00952E94" w14:paraId="4046C655" w14:textId="77777777" w:rsidTr="009C0773">
        <w:trPr>
          <w:cantSplit/>
          <w:trHeight w:val="3024"/>
        </w:trPr>
        <w:tc>
          <w:tcPr>
            <w:tcW w:w="744" w:type="pct"/>
            <w:tcMar>
              <w:left w:w="115" w:type="dxa"/>
              <w:right w:w="115" w:type="dxa"/>
            </w:tcMar>
            <w:textDirection w:val="tbRl"/>
            <w:tcFitText/>
            <w:vAlign w:val="center"/>
          </w:tcPr>
          <w:p w14:paraId="20FA1784"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BEDEE3A" w14:textId="3564DB9A"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1044" w:type="pct"/>
            <w:tcMar>
              <w:left w:w="115" w:type="dxa"/>
              <w:right w:w="115" w:type="dxa"/>
            </w:tcMar>
            <w:textDirection w:val="tbRl"/>
            <w:tcFitText/>
            <w:vAlign w:val="center"/>
          </w:tcPr>
          <w:p w14:paraId="0F5CA9B3"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1D8EA95" w14:textId="70E6F9E3"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766" w:type="pct"/>
            <w:tcMar>
              <w:left w:w="115" w:type="dxa"/>
              <w:right w:w="115" w:type="dxa"/>
            </w:tcMar>
            <w:textDirection w:val="tbRl"/>
            <w:tcFitText/>
            <w:vAlign w:val="center"/>
          </w:tcPr>
          <w:p w14:paraId="49AC22DB" w14:textId="77777777" w:rsidR="002B4E0E" w:rsidRPr="00952E94" w:rsidRDefault="002B4E0E" w:rsidP="009C0773">
            <w:pPr>
              <w:spacing w:after="160"/>
              <w:ind w:left="113" w:right="-540"/>
              <w:jc w:val="center"/>
              <w:rPr>
                <w:rFonts w:eastAsia="Times New Roman"/>
                <w:sz w:val="20"/>
                <w:szCs w:val="20"/>
              </w:rPr>
            </w:pPr>
          </w:p>
        </w:tc>
        <w:tc>
          <w:tcPr>
            <w:tcW w:w="782" w:type="pct"/>
            <w:tcMar>
              <w:left w:w="115" w:type="dxa"/>
              <w:right w:w="115" w:type="dxa"/>
            </w:tcMar>
            <w:textDirection w:val="tbRl"/>
            <w:tcFitText/>
            <w:vAlign w:val="center"/>
          </w:tcPr>
          <w:p w14:paraId="37F5EF58" w14:textId="64B57089"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6BC20565" w14:textId="6447F7AF" w:rsidR="002B4E0E" w:rsidRPr="00952E94" w:rsidRDefault="002B4E0E" w:rsidP="009C0773">
            <w:pPr>
              <w:ind w:left="115" w:right="-547"/>
              <w:rPr>
                <w:rFonts w:eastAsia="Times New Roman"/>
                <w:sz w:val="20"/>
                <w:szCs w:val="20"/>
              </w:rPr>
            </w:pPr>
            <w:r w:rsidRPr="002B4E0E">
              <w:rPr>
                <w:rFonts w:eastAsia="Times New Roman"/>
                <w:sz w:val="20"/>
                <w:szCs w:val="20"/>
              </w:rPr>
              <w:t>Terrain Ruggedness</w:t>
            </w:r>
          </w:p>
        </w:tc>
        <w:tc>
          <w:tcPr>
            <w:tcW w:w="914" w:type="pct"/>
            <w:tcMar>
              <w:left w:w="115" w:type="dxa"/>
              <w:right w:w="115" w:type="dxa"/>
            </w:tcMar>
            <w:textDirection w:val="tbRl"/>
            <w:tcFitText/>
            <w:vAlign w:val="center"/>
          </w:tcPr>
          <w:p w14:paraId="0D55EBBB" w14:textId="77777777" w:rsidR="002B4E0E" w:rsidRPr="00952E94" w:rsidRDefault="002B4E0E"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3441181C" w14:textId="77777777" w:rsidR="002B4E0E" w:rsidRPr="00952E94" w:rsidRDefault="002B4E0E" w:rsidP="009C0773">
            <w:pPr>
              <w:spacing w:after="160"/>
              <w:ind w:left="113" w:right="-540"/>
              <w:rPr>
                <w:rFonts w:eastAsia="Times New Roman"/>
                <w:sz w:val="20"/>
                <w:szCs w:val="20"/>
              </w:rPr>
            </w:pPr>
            <w:r w:rsidRPr="002B4E0E">
              <w:rPr>
                <w:rFonts w:eastAsia="Times New Roman"/>
                <w:sz w:val="20"/>
                <w:szCs w:val="20"/>
              </w:rPr>
              <w:t>Habitat Parameters</w:t>
            </w:r>
          </w:p>
        </w:tc>
      </w:tr>
      <w:tr w:rsidR="00952E94" w:rsidRPr="00952E94" w14:paraId="662DF30C" w14:textId="77777777" w:rsidTr="009C0773">
        <w:trPr>
          <w:cantSplit/>
          <w:trHeight w:val="1508"/>
        </w:trPr>
        <w:tc>
          <w:tcPr>
            <w:tcW w:w="744" w:type="pct"/>
            <w:tcMar>
              <w:left w:w="115" w:type="dxa"/>
              <w:right w:w="115" w:type="dxa"/>
            </w:tcMar>
            <w:textDirection w:val="tbRl"/>
            <w:tcFitText/>
            <w:vAlign w:val="center"/>
          </w:tcPr>
          <w:p w14:paraId="6401019C" w14:textId="0EA28B71"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63394C0" w14:textId="0F4BA4E1"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1044" w:type="pct"/>
            <w:tcMar>
              <w:left w:w="115" w:type="dxa"/>
              <w:right w:w="115" w:type="dxa"/>
            </w:tcMar>
            <w:textDirection w:val="tbRl"/>
            <w:tcFitText/>
            <w:vAlign w:val="center"/>
          </w:tcPr>
          <w:p w14:paraId="3161C83D" w14:textId="0CCC165E"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33DE7CD7" w14:textId="3422AD5E"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66" w:type="pct"/>
            <w:tcMar>
              <w:left w:w="115" w:type="dxa"/>
              <w:right w:w="115" w:type="dxa"/>
            </w:tcMar>
            <w:textDirection w:val="tbRl"/>
            <w:tcFitText/>
            <w:vAlign w:val="center"/>
          </w:tcPr>
          <w:p w14:paraId="2DF25912" w14:textId="0C82BCFD"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9681DF1" w14:textId="598066BD"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82" w:type="pct"/>
            <w:tcMar>
              <w:left w:w="115" w:type="dxa"/>
              <w:right w:w="115" w:type="dxa"/>
            </w:tcMar>
            <w:textDirection w:val="tbRl"/>
            <w:tcFitText/>
            <w:vAlign w:val="center"/>
          </w:tcPr>
          <w:p w14:paraId="2A519E96"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183DBA09"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64B0C265" w14:textId="77777777" w:rsidR="00444C4F" w:rsidRPr="00444C4F" w:rsidRDefault="00444C4F" w:rsidP="009C0773">
            <w:pPr>
              <w:spacing w:after="160"/>
              <w:ind w:left="113" w:right="-540"/>
              <w:rPr>
                <w:rFonts w:eastAsia="Times New Roman"/>
                <w:sz w:val="20"/>
                <w:szCs w:val="20"/>
              </w:rPr>
            </w:pPr>
            <w:r w:rsidRPr="00444C4F">
              <w:rPr>
                <w:rFonts w:eastAsia="Times New Roman"/>
                <w:sz w:val="20"/>
                <w:szCs w:val="20"/>
              </w:rPr>
              <w:t>Recreation</w:t>
            </w:r>
          </w:p>
          <w:p w14:paraId="1316A112" w14:textId="121903BA" w:rsidR="00952E94" w:rsidRPr="00952E94" w:rsidRDefault="00952E94" w:rsidP="009C0773">
            <w:pPr>
              <w:spacing w:after="160"/>
              <w:ind w:left="113" w:right="-540"/>
              <w:rPr>
                <w:rFonts w:eastAsia="Times New Roman"/>
                <w:sz w:val="20"/>
                <w:szCs w:val="20"/>
              </w:rPr>
            </w:pPr>
            <w:r w:rsidRPr="00444C4F">
              <w:rPr>
                <w:rFonts w:eastAsia="Times New Roman"/>
                <w:sz w:val="20"/>
                <w:szCs w:val="20"/>
              </w:rPr>
              <w:t>Parameters</w:t>
            </w:r>
          </w:p>
        </w:tc>
      </w:tr>
      <w:tr w:rsidR="00952E94" w:rsidRPr="00952E94" w14:paraId="2E80E29F" w14:textId="77777777" w:rsidTr="009C0773">
        <w:trPr>
          <w:cantSplit/>
          <w:trHeight w:val="2880"/>
        </w:trPr>
        <w:tc>
          <w:tcPr>
            <w:tcW w:w="744" w:type="pct"/>
            <w:tcMar>
              <w:left w:w="115" w:type="dxa"/>
              <w:right w:w="115" w:type="dxa"/>
            </w:tcMar>
            <w:textDirection w:val="tbRl"/>
            <w:tcFitText/>
            <w:vAlign w:val="center"/>
          </w:tcPr>
          <w:p w14:paraId="0BD20674"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Distance to Trail: Human Activity</w:t>
            </w:r>
          </w:p>
        </w:tc>
        <w:tc>
          <w:tcPr>
            <w:tcW w:w="1044" w:type="pct"/>
            <w:tcMar>
              <w:left w:w="115" w:type="dxa"/>
              <w:right w:w="115" w:type="dxa"/>
            </w:tcMar>
            <w:textDirection w:val="tbRl"/>
            <w:tcFitText/>
            <w:vAlign w:val="center"/>
          </w:tcPr>
          <w:p w14:paraId="134E439F" w14:textId="77777777" w:rsidR="00952E94" w:rsidRPr="002B4E0E" w:rsidRDefault="00952E94" w:rsidP="009C0773">
            <w:pPr>
              <w:spacing w:after="160"/>
              <w:ind w:left="113" w:right="-540"/>
              <w:rPr>
                <w:rFonts w:eastAsia="Times New Roman"/>
                <w:sz w:val="20"/>
                <w:szCs w:val="20"/>
              </w:rPr>
            </w:pPr>
            <w:r w:rsidRPr="002B4E0E">
              <w:rPr>
                <w:rFonts w:eastAsia="Times New Roman"/>
                <w:sz w:val="20"/>
                <w:szCs w:val="20"/>
              </w:rPr>
              <w:t>Log step length : Human Activity</w:t>
            </w:r>
          </w:p>
          <w:p w14:paraId="3C84D612"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Log step length</w:t>
            </w:r>
            <w:r w:rsidRPr="002B4E0E">
              <w:rPr>
                <w:rFonts w:eastAsia="Times New Roman"/>
                <w:sz w:val="20"/>
                <w:szCs w:val="20"/>
                <w:vertAlign w:val="superscript"/>
              </w:rPr>
              <w:t>2</w:t>
            </w:r>
            <w:r w:rsidRPr="002B4E0E">
              <w:rPr>
                <w:rFonts w:eastAsia="Times New Roman"/>
                <w:sz w:val="20"/>
                <w:szCs w:val="20"/>
              </w:rPr>
              <w:t>: Human Activity</w:t>
            </w:r>
          </w:p>
        </w:tc>
        <w:tc>
          <w:tcPr>
            <w:tcW w:w="766" w:type="pct"/>
            <w:tcMar>
              <w:left w:w="115" w:type="dxa"/>
              <w:right w:w="115" w:type="dxa"/>
            </w:tcMar>
            <w:textDirection w:val="tbRl"/>
            <w:tcFitText/>
            <w:vAlign w:val="center"/>
          </w:tcPr>
          <w:p w14:paraId="4F1549EE"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Distance to Trail: Human Activity</w:t>
            </w:r>
          </w:p>
        </w:tc>
        <w:tc>
          <w:tcPr>
            <w:tcW w:w="782" w:type="pct"/>
            <w:tcMar>
              <w:left w:w="115" w:type="dxa"/>
              <w:right w:w="115" w:type="dxa"/>
            </w:tcMar>
            <w:textDirection w:val="tbRl"/>
            <w:tcFitText/>
            <w:vAlign w:val="center"/>
          </w:tcPr>
          <w:p w14:paraId="7EC1FDAF"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732E14B0"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49DC965A"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Interactions</w:t>
            </w:r>
          </w:p>
        </w:tc>
      </w:tr>
    </w:tbl>
    <w:p w14:paraId="321C8C7E" w14:textId="1878DE4A" w:rsidR="002505DE" w:rsidRPr="002505DE" w:rsidRDefault="00C51359" w:rsidP="00167887">
      <w:pPr>
        <w:spacing w:after="160" w:line="480" w:lineRule="auto"/>
        <w:ind w:right="-540"/>
        <w:rPr>
          <w:rFonts w:eastAsia="Times New Roman"/>
        </w:rPr>
      </w:pPr>
      <w:r>
        <w:rPr>
          <w:rFonts w:eastAsia="Times New Roman"/>
          <w:color w:val="000000"/>
        </w:rPr>
        <w:t>We</w:t>
      </w:r>
      <w:r w:rsidR="002505DE" w:rsidRPr="002505DE">
        <w:rPr>
          <w:rFonts w:eastAsia="Times New Roman"/>
          <w:color w:val="000000"/>
        </w:rPr>
        <w:t xml:space="preserve"> included a null model that contained only attributes of movement representing how an animal would move free of selection for habitat</w:t>
      </w:r>
      <w:r>
        <w:rPr>
          <w:rFonts w:eastAsia="Times New Roman"/>
          <w:color w:val="000000"/>
        </w:rPr>
        <w:t xml:space="preserve"> (Table 1)</w:t>
      </w:r>
      <w:r w:rsidR="002505DE" w:rsidRPr="002505DE">
        <w:rPr>
          <w:rFonts w:eastAsia="Times New Roman"/>
          <w:color w:val="000000"/>
        </w:rPr>
        <w:t xml:space="preserve">. Parameters included cosine-transformed turning </w:t>
      </w:r>
      <w:r w:rsidR="002505DE" w:rsidRPr="002505DE">
        <w:rPr>
          <w:rFonts w:eastAsia="Times New Roman"/>
          <w:color w:val="000000"/>
        </w:rPr>
        <w:lastRenderedPageBreak/>
        <w:t xml:space="preserve">angle, cosine-transformed turning angle squared, log step length and the squared log step length. Cosine-transformed step length </w:t>
      </w:r>
      <w:r>
        <w:rPr>
          <w:rFonts w:eastAsia="Times New Roman"/>
          <w:color w:val="000000"/>
        </w:rPr>
        <w:t>allowed</w:t>
      </w:r>
      <w:r w:rsidR="002505DE" w:rsidRPr="002505DE">
        <w:rPr>
          <w:rFonts w:eastAsia="Times New Roman"/>
          <w:color w:val="000000"/>
        </w:rPr>
        <w:t xml:space="preserve"> us to account for the tendency of movement in the same direction. Log step length and squared log step length were included </w:t>
      </w:r>
      <w:r>
        <w:rPr>
          <w:rFonts w:eastAsia="Times New Roman"/>
          <w:color w:val="000000"/>
        </w:rPr>
        <w:t>to update</w:t>
      </w:r>
      <w:r w:rsidR="002505DE" w:rsidRPr="002505DE">
        <w:rPr>
          <w:rFonts w:eastAsia="Times New Roman"/>
          <w:color w:val="000000"/>
        </w:rPr>
        <w:t xml:space="preserve"> the estimated </w:t>
      </w:r>
      <w:r w:rsidR="001308DB">
        <w:rPr>
          <w:rFonts w:eastAsia="Times New Roman"/>
          <w:color w:val="000000"/>
        </w:rPr>
        <w:t>parameters</w:t>
      </w:r>
      <w:r w:rsidR="002505DE" w:rsidRPr="002505DE">
        <w:rPr>
          <w:rFonts w:eastAsia="Times New Roman"/>
          <w:color w:val="000000"/>
        </w:rPr>
        <w:t xml:space="preserve"> of our step length distribution (Avgar et al. 2016). Furthermore, we </w:t>
      </w:r>
      <w:r w:rsidR="001308DB">
        <w:rPr>
          <w:rFonts w:eastAsia="Times New Roman"/>
          <w:color w:val="000000"/>
        </w:rPr>
        <w:t>included</w:t>
      </w:r>
      <w:r w:rsidR="002505DE" w:rsidRPr="002505DE">
        <w:rPr>
          <w:rFonts w:eastAsia="Times New Roman"/>
          <w:color w:val="000000"/>
        </w:rPr>
        <w:t xml:space="preserve"> interactions </w:t>
      </w:r>
      <w:r w:rsidR="001308DB">
        <w:rPr>
          <w:rFonts w:eastAsia="Times New Roman"/>
          <w:color w:val="000000"/>
        </w:rPr>
        <w:t>of</w:t>
      </w:r>
      <w:r w:rsidR="002505DE" w:rsidRPr="002505DE">
        <w:rPr>
          <w:rFonts w:eastAsia="Times New Roman"/>
          <w:color w:val="000000"/>
        </w:rPr>
        <w:t xml:space="preserve"> these movement parameters with human activity to explore </w:t>
      </w:r>
      <w:r w:rsidR="001308DB">
        <w:rPr>
          <w:rFonts w:eastAsia="Times New Roman"/>
          <w:color w:val="000000"/>
        </w:rPr>
        <w:t xml:space="preserve">consequential </w:t>
      </w:r>
      <w:r w:rsidR="002505DE" w:rsidRPr="002505DE">
        <w:rPr>
          <w:rFonts w:eastAsia="Times New Roman"/>
          <w:color w:val="000000"/>
        </w:rPr>
        <w:t xml:space="preserve">changes in movement patterns </w:t>
      </w:r>
      <w:r w:rsidR="001308DB" w:rsidRPr="002505DE">
        <w:rPr>
          <w:rFonts w:eastAsia="Times New Roman"/>
          <w:color w:val="000000"/>
        </w:rPr>
        <w:t>(</w:t>
      </w:r>
      <w:proofErr w:type="spellStart"/>
      <w:r w:rsidR="001308DB" w:rsidRPr="002505DE">
        <w:rPr>
          <w:rFonts w:eastAsia="Times New Roman"/>
          <w:color w:val="000000"/>
        </w:rPr>
        <w:t>Fieberg</w:t>
      </w:r>
      <w:proofErr w:type="spellEnd"/>
      <w:r w:rsidR="001308DB" w:rsidRPr="002505DE">
        <w:rPr>
          <w:rFonts w:eastAsia="Times New Roman"/>
          <w:color w:val="000000"/>
        </w:rPr>
        <w:t xml:space="preserve"> et al. 2021)</w:t>
      </w:r>
      <w:r w:rsidR="002505DE" w:rsidRPr="002505DE">
        <w:rPr>
          <w:rFonts w:eastAsia="Times New Roman"/>
          <w:color w:val="000000"/>
        </w:rPr>
        <w:t>. </w:t>
      </w:r>
    </w:p>
    <w:p w14:paraId="0C46790C" w14:textId="0DF21189" w:rsidR="002505DE" w:rsidRPr="002505DE" w:rsidRDefault="002505DE" w:rsidP="00167887">
      <w:pPr>
        <w:spacing w:after="160" w:line="480" w:lineRule="auto"/>
        <w:ind w:right="-540"/>
        <w:rPr>
          <w:rFonts w:eastAsia="Times New Roman"/>
        </w:rPr>
      </w:pPr>
      <w:r w:rsidRPr="002505DE">
        <w:rPr>
          <w:rFonts w:eastAsia="Times New Roman"/>
          <w:color w:val="000000"/>
        </w:rPr>
        <w:t>A habitat model was fit incorporating habitat covariates land cover classes, cosine-transformed aspect, terrain ruggedness index</w:t>
      </w:r>
      <w:r w:rsidR="00444C4F">
        <w:rPr>
          <w:rFonts w:eastAsia="Times New Roman"/>
          <w:color w:val="000000"/>
        </w:rPr>
        <w:t xml:space="preserve">. A recreation model </w:t>
      </w:r>
      <w:r w:rsidRPr="002505DE">
        <w:rPr>
          <w:rFonts w:eastAsia="Times New Roman"/>
          <w:color w:val="000000"/>
        </w:rPr>
        <w:t>was fit with main effects of, and an interaction between, rolling average of human activity and distance to trail</w:t>
      </w:r>
      <w:r w:rsidR="00444C4F">
        <w:rPr>
          <w:rFonts w:eastAsia="Times New Roman"/>
          <w:color w:val="000000"/>
        </w:rPr>
        <w:t xml:space="preserve"> (Table 1)</w:t>
      </w:r>
      <w:r w:rsidRPr="002505DE">
        <w:rPr>
          <w:rFonts w:eastAsia="Times New Roman"/>
          <w:color w:val="000000"/>
        </w:rPr>
        <w:t xml:space="preserve">. Two </w:t>
      </w:r>
      <w:r w:rsidR="00444C4F">
        <w:rPr>
          <w:rFonts w:eastAsia="Times New Roman"/>
          <w:color w:val="000000"/>
        </w:rPr>
        <w:t>models combining our habitat and recreation variables were fit which we refer to as our global models (Table 1).</w:t>
      </w:r>
      <w:r w:rsidRPr="002505DE">
        <w:rPr>
          <w:rFonts w:eastAsia="Times New Roman"/>
          <w:color w:val="000000"/>
        </w:rPr>
        <w:t xml:space="preserve"> </w:t>
      </w:r>
      <w:r w:rsidR="00444C4F">
        <w:rPr>
          <w:rFonts w:eastAsia="Times New Roman"/>
          <w:color w:val="000000"/>
        </w:rPr>
        <w:t>T</w:t>
      </w:r>
      <w:r w:rsidRPr="002505DE">
        <w:rPr>
          <w:rFonts w:eastAsia="Times New Roman"/>
          <w:color w:val="000000"/>
        </w:rPr>
        <w:t>he first of which</w:t>
      </w:r>
      <w:r w:rsidR="00444C4F">
        <w:rPr>
          <w:rFonts w:eastAsia="Times New Roman"/>
          <w:color w:val="000000"/>
        </w:rPr>
        <w:t>, Global 1,</w:t>
      </w:r>
      <w:r w:rsidRPr="002505DE">
        <w:rPr>
          <w:rFonts w:eastAsia="Times New Roman"/>
          <w:color w:val="000000"/>
        </w:rPr>
        <w:t xml:space="preserve"> included interactions between movement characteristics and rolling average of human activity. We used this interaction to investigate how movement behavior changed in response to changes in human activity. The second global model</w:t>
      </w:r>
      <w:r w:rsidR="00444C4F">
        <w:rPr>
          <w:rFonts w:eastAsia="Times New Roman"/>
          <w:color w:val="000000"/>
        </w:rPr>
        <w:t>, Global 2,</w:t>
      </w:r>
      <w:r w:rsidRPr="002505DE">
        <w:rPr>
          <w:rFonts w:eastAsia="Times New Roman"/>
          <w:color w:val="000000"/>
        </w:rPr>
        <w:t xml:space="preserve"> contained an interaction between rolling average of human activity and forest habitat selection. The five models were fit on the whole dataset,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night and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day. Continuous variables were scaled and centered. Analysis was not done with the crepuscular time period due to a small sample size. Models were evaluated using Akaike Information Criterion (AIC) (Burnham and Anderson 2002).</w:t>
      </w:r>
    </w:p>
    <w:p w14:paraId="061ABCC2" w14:textId="20E37E24"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 xml:space="preserve">To compare and visualize deer movement patterns in relation to human activity between different time periods including crepuscular times, we used a linear mixed effects regression in R package </w:t>
      </w:r>
      <w:proofErr w:type="spellStart"/>
      <w:r w:rsidRPr="002505DE">
        <w:rPr>
          <w:rFonts w:eastAsia="Times New Roman"/>
          <w:color w:val="000000"/>
        </w:rPr>
        <w:t>nlme</w:t>
      </w:r>
      <w:proofErr w:type="spellEnd"/>
      <w:r w:rsidRPr="002505DE">
        <w:rPr>
          <w:rFonts w:eastAsia="Times New Roman"/>
          <w:color w:val="000000"/>
        </w:rPr>
        <w:t xml:space="preserve"> (</w:t>
      </w:r>
      <w:proofErr w:type="spellStart"/>
      <w:r w:rsidRPr="002505DE">
        <w:rPr>
          <w:rFonts w:eastAsia="Times New Roman"/>
          <w:color w:val="000000"/>
        </w:rPr>
        <w:t>Pinhiero</w:t>
      </w:r>
      <w:proofErr w:type="spellEnd"/>
      <w:r w:rsidRPr="002505DE">
        <w:rPr>
          <w:rFonts w:eastAsia="Times New Roman"/>
          <w:color w:val="000000"/>
        </w:rPr>
        <w:t xml:space="preserve"> and Bates 2023), with a log-transformed response variable of mean movement rate (meters/hour) over each time period of each day for each individual. We tested a model with an interaction between human activity and time of day versus a model with just the main effects of human activity and time of day. Since human activity could not be incorporated at the hourly level, we used a daily measurement of human activity as an explanatory variable. Human activity measurements for movement rates at night corresponded to the previous day's value of human activity. We included a random effect for individual deer and the main effect of sex in both models. Models were checked for fit with residuals and </w:t>
      </w:r>
      <w:proofErr w:type="spellStart"/>
      <w:r w:rsidRPr="002505DE">
        <w:rPr>
          <w:rFonts w:eastAsia="Times New Roman"/>
          <w:color w:val="000000"/>
        </w:rPr>
        <w:t>qq</w:t>
      </w:r>
      <w:proofErr w:type="spellEnd"/>
      <w:r w:rsidRPr="002505DE">
        <w:rPr>
          <w:rFonts w:eastAsia="Times New Roman"/>
          <w:color w:val="000000"/>
        </w:rPr>
        <w:t xml:space="preserve"> plots and evaluated using Akaike Information Criterion (</w:t>
      </w:r>
      <w:proofErr w:type="spellStart"/>
      <w:r w:rsidRPr="002505DE">
        <w:rPr>
          <w:rFonts w:eastAsia="Times New Roman"/>
          <w:color w:val="000000"/>
        </w:rPr>
        <w:t>AICc</w:t>
      </w:r>
      <w:proofErr w:type="spellEnd"/>
      <w:r w:rsidRPr="002505DE">
        <w:rPr>
          <w:rFonts w:eastAsia="Times New Roman"/>
          <w:color w:val="000000"/>
        </w:rPr>
        <w:t>) (Burnham and Anderson 2002).</w:t>
      </w:r>
    </w:p>
    <w:p w14:paraId="38DEA5CA" w14:textId="77777777" w:rsidR="000C68DC" w:rsidRPr="002505DE" w:rsidRDefault="000C68DC" w:rsidP="000C68DC">
      <w:pPr>
        <w:spacing w:after="160" w:line="480" w:lineRule="auto"/>
        <w:ind w:right="-540"/>
        <w:rPr>
          <w:rFonts w:eastAsia="Times New Roman"/>
        </w:rPr>
      </w:pPr>
      <w:r w:rsidRPr="002505DE">
        <w:rPr>
          <w:rFonts w:eastAsia="Times New Roman"/>
          <w:i/>
          <w:iCs/>
          <w:color w:val="000000"/>
        </w:rPr>
        <w:t xml:space="preserve">Covariates </w:t>
      </w:r>
      <w:r>
        <w:rPr>
          <w:rFonts w:eastAsia="Times New Roman"/>
          <w:i/>
          <w:iCs/>
          <w:color w:val="000000"/>
        </w:rPr>
        <w:t>–</w:t>
      </w:r>
      <w:r w:rsidRPr="002505DE">
        <w:rPr>
          <w:rFonts w:eastAsia="Times New Roman"/>
          <w:i/>
          <w:iCs/>
          <w:color w:val="000000"/>
        </w:rPr>
        <w:t xml:space="preserve"> </w:t>
      </w:r>
      <w:r>
        <w:rPr>
          <w:rFonts w:eastAsia="Times New Roman"/>
          <w:i/>
          <w:iCs/>
          <w:color w:val="000000"/>
        </w:rPr>
        <w:t>Camera Analysis</w:t>
      </w:r>
    </w:p>
    <w:p w14:paraId="2891E5C1" w14:textId="7A88D498" w:rsidR="000C68DC" w:rsidRPr="002505DE" w:rsidRDefault="000C68DC" w:rsidP="00167887">
      <w:pPr>
        <w:spacing w:after="160" w:line="480" w:lineRule="auto"/>
        <w:ind w:right="-540"/>
        <w:rPr>
          <w:rFonts w:eastAsia="Times New Roman"/>
        </w:rPr>
      </w:pPr>
      <w:r w:rsidRPr="002505DE">
        <w:rPr>
          <w:rFonts w:eastAsia="Times New Roman"/>
          <w:color w:val="000000"/>
        </w:rPr>
        <w:t>Relative human activity was measured as weekly detections of humans at camera sites. An estimate of slope at camera site and mean slope within 100 meters of camera site w</w:t>
      </w:r>
      <w:r w:rsidR="000E7884">
        <w:rPr>
          <w:rFonts w:eastAsia="Times New Roman"/>
          <w:color w:val="000000"/>
        </w:rPr>
        <w:t xml:space="preserve">ere </w:t>
      </w:r>
      <w:r w:rsidRPr="002505DE">
        <w:rPr>
          <w:rFonts w:eastAsia="Times New Roman"/>
          <w:color w:val="000000"/>
        </w:rPr>
        <w:t xml:space="preserve">derived from a digital elevation raster. Landcover classes were extracted from the National Land Cover Database for 2019 (DeWitz 2021) and simplified in the same manner as for the habitat selection portion of the study. Forest and shrub land cover was modeled as a percent land cover within three different buffer distances of camera locations — </w:t>
      </w:r>
      <w:commentRangeStart w:id="54"/>
      <w:r w:rsidRPr="002505DE">
        <w:rPr>
          <w:rFonts w:eastAsia="Times New Roman"/>
          <w:color w:val="000000"/>
        </w:rPr>
        <w:t>100m, 250m, and 385m</w:t>
      </w:r>
      <w:commentRangeEnd w:id="54"/>
      <w:r>
        <w:rPr>
          <w:rStyle w:val="CommentReference"/>
        </w:rPr>
        <w:commentReference w:id="54"/>
      </w:r>
      <w:r w:rsidRPr="002505DE">
        <w:rPr>
          <w:rFonts w:eastAsia="Times New Roman"/>
          <w:color w:val="000000"/>
        </w:rPr>
        <w:t xml:space="preserve">. Distance to herbaceous cover, assumed to be a proxy for high quality forage for mule deer based on our habitat selection study, </w:t>
      </w:r>
      <w:r w:rsidRPr="002505DE">
        <w:rPr>
          <w:rFonts w:eastAsia="Times New Roman"/>
          <w:color w:val="000000"/>
        </w:rPr>
        <w:lastRenderedPageBreak/>
        <w:t>was also included as a variable. Trails in the study area were digitized and trail length was measured at the grid cell scale and within 100m of camera locations. All continuous variables were scaled and centered for analysis.</w:t>
      </w:r>
    </w:p>
    <w:p w14:paraId="4AC806F0" w14:textId="77777777" w:rsidR="002505DE" w:rsidRPr="002505DE" w:rsidRDefault="002505DE" w:rsidP="00167887">
      <w:pPr>
        <w:spacing w:before="120" w:line="480" w:lineRule="auto"/>
        <w:ind w:right="-540"/>
        <w:rPr>
          <w:rFonts w:eastAsia="Times New Roman"/>
        </w:rPr>
      </w:pPr>
      <w:r w:rsidRPr="002505DE">
        <w:rPr>
          <w:rFonts w:eastAsia="Times New Roman"/>
          <w:i/>
          <w:iCs/>
          <w:color w:val="000000"/>
        </w:rPr>
        <w:t>Time-to-event Camera Analysis</w:t>
      </w:r>
    </w:p>
    <w:p w14:paraId="18C8FB87" w14:textId="5351DBD0" w:rsidR="002505DE" w:rsidRPr="002505DE" w:rsidRDefault="000101E4" w:rsidP="00167887">
      <w:pPr>
        <w:spacing w:before="120" w:line="480" w:lineRule="auto"/>
        <w:rPr>
          <w:rFonts w:eastAsia="Times New Roman"/>
        </w:rPr>
      </w:pPr>
      <w:r w:rsidRPr="002505DE">
        <w:rPr>
          <w:rFonts w:eastAsia="Times New Roman"/>
          <w:color w:val="000000"/>
        </w:rPr>
        <w:t>Time-to-event modeling (TTE) (Moeller et al. 2018</w:t>
      </w:r>
      <w:r>
        <w:rPr>
          <w:rFonts w:eastAsia="Times New Roman"/>
          <w:color w:val="000000"/>
        </w:rPr>
        <w:t xml:space="preserve">, </w:t>
      </w:r>
      <w:r w:rsidRPr="002505DE">
        <w:rPr>
          <w:rFonts w:eastAsia="Times New Roman"/>
          <w:color w:val="000000"/>
        </w:rPr>
        <w:t>Loonam et al. 2021)</w:t>
      </w:r>
      <w:r>
        <w:rPr>
          <w:rFonts w:eastAsia="Times New Roman"/>
          <w:color w:val="000000"/>
        </w:rPr>
        <w:t xml:space="preserve"> </w:t>
      </w:r>
      <w:r w:rsidR="002505DE" w:rsidRPr="002505DE">
        <w:rPr>
          <w:rFonts w:eastAsia="Times New Roman"/>
          <w:color w:val="000000"/>
        </w:rPr>
        <w:t xml:space="preserve">allows us to leverage movement data from mule deer telemetry, in combination with captures of our study species on </w:t>
      </w:r>
      <w:proofErr w:type="spellStart"/>
      <w:r w:rsidR="002505DE" w:rsidRPr="002505DE">
        <w:rPr>
          <w:rFonts w:eastAsia="Times New Roman"/>
          <w:color w:val="000000"/>
        </w:rPr>
        <w:t>trail</w:t>
      </w:r>
      <w:proofErr w:type="spellEnd"/>
      <w:r w:rsidR="002505DE" w:rsidRPr="002505DE">
        <w:rPr>
          <w:rFonts w:eastAsia="Times New Roman"/>
          <w:color w:val="000000"/>
        </w:rPr>
        <w:t xml:space="preserve"> cameras to estimate abundance</w:t>
      </w:r>
      <w:r>
        <w:rPr>
          <w:rFonts w:eastAsia="Times New Roman"/>
          <w:color w:val="000000"/>
        </w:rPr>
        <w:t xml:space="preserve"> </w:t>
      </w:r>
      <w:r w:rsidR="002505DE" w:rsidRPr="002505DE">
        <w:rPr>
          <w:rFonts w:eastAsia="Times New Roman"/>
          <w:color w:val="000000"/>
        </w:rPr>
        <w:t>(Moeller et al. 2018</w:t>
      </w:r>
      <w:r>
        <w:rPr>
          <w:rFonts w:eastAsia="Times New Roman"/>
          <w:color w:val="000000"/>
        </w:rPr>
        <w:t>, Loonam et al. 2021</w:t>
      </w:r>
      <w:r w:rsidR="002505DE" w:rsidRPr="002505DE">
        <w:rPr>
          <w:rFonts w:eastAsia="Times New Roman"/>
          <w:color w:val="000000"/>
        </w:rPr>
        <w:t>). TTE and similar statistical approaches (space-to-event, random encounter models) sample the landscape as opposed to modeling unmarked animals and therefore do not carry the same difficult assumptions as other models to estimate unmarked populations of animals (Loonam et al. 2021</w:t>
      </w:r>
      <w:r w:rsidR="0076619F">
        <w:rPr>
          <w:rFonts w:eastAsia="Times New Roman"/>
          <w:color w:val="000000"/>
        </w:rPr>
        <w:t>a</w:t>
      </w:r>
      <w:r w:rsidR="002505DE" w:rsidRPr="002505DE">
        <w:rPr>
          <w:rFonts w:eastAsia="Times New Roman"/>
          <w:color w:val="000000"/>
        </w:rPr>
        <w:t>, Moeller et al. 2022). More specifically, TTE models the distribution of animals in the collective viewshed of all the cameras as a Poisson distribution and utilizes the exponential distribution</w:t>
      </w:r>
      <w:r w:rsidR="00D41AAE">
        <w:rPr>
          <w:rFonts w:eastAsia="Times New Roman"/>
          <w:color w:val="000000"/>
        </w:rPr>
        <w:t xml:space="preserve"> to</w:t>
      </w:r>
      <w:r w:rsidR="002505DE" w:rsidRPr="002505DE">
        <w:rPr>
          <w:rFonts w:eastAsia="Times New Roman"/>
          <w:color w:val="000000"/>
        </w:rPr>
        <w:t xml:space="preserve"> represent the amount of time it takes for a Poisson distributed event to occur (Loonam et al. 2021</w:t>
      </w:r>
      <w:r w:rsidR="0076619F">
        <w:rPr>
          <w:rFonts w:eastAsia="Times New Roman"/>
          <w:color w:val="000000"/>
        </w:rPr>
        <w:t>a</w:t>
      </w:r>
      <w:r w:rsidR="002505DE" w:rsidRPr="002505DE">
        <w:rPr>
          <w:rFonts w:eastAsia="Times New Roman"/>
          <w:color w:val="000000"/>
        </w:rPr>
        <w:t>). Time-to-event models have been shown to have more precise estimates than space-to-event or random encounter models (Morin et al. 2022), and estimated densities are comparable to more intensively derived density estimates (Loonam et al. 2021).</w:t>
      </w:r>
    </w:p>
    <w:p w14:paraId="770E3766" w14:textId="169C9837" w:rsidR="002505DE" w:rsidRPr="002505DE" w:rsidRDefault="002505DE" w:rsidP="00167887">
      <w:pPr>
        <w:spacing w:after="120" w:line="480" w:lineRule="auto"/>
        <w:rPr>
          <w:rFonts w:eastAsia="Times New Roman"/>
        </w:rPr>
      </w:pPr>
      <w:r w:rsidRPr="002505DE">
        <w:rPr>
          <w:rFonts w:eastAsia="Times New Roman"/>
          <w:color w:val="000000"/>
        </w:rPr>
        <w:t>An estimate of speed is required to define the sampling period as the time it takes to cross the viewshed of a camera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Loonam et al. 2021). Estimation of speed is non-</w:t>
      </w:r>
      <w:r w:rsidRPr="002505DE">
        <w:rPr>
          <w:rFonts w:eastAsia="Times New Roman"/>
          <w:color w:val="000000"/>
        </w:rPr>
        <w:lastRenderedPageBreak/>
        <w:t xml:space="preserve">trivial, as movement rate measured in discrete time is dependent on sampling rate with coarse time scales under-estimating speed and very fine time scales over-estimating speed (Noonan et al. 2019, Poulin et al. 2021). </w:t>
      </w:r>
      <w:r w:rsidRPr="000101E4">
        <w:rPr>
          <w:rFonts w:eastAsia="Times New Roman"/>
          <w:color w:val="000000"/>
          <w:highlight w:val="yellow"/>
        </w:rPr>
        <w:t>Over- and underestimating speed has been shown to cause a linear bias in density estimates from TTE models (Loonam et al. 2021</w:t>
      </w:r>
      <w:r w:rsidR="0076619F" w:rsidRPr="000101E4">
        <w:rPr>
          <w:rFonts w:eastAsia="Times New Roman"/>
          <w:color w:val="000000"/>
          <w:highlight w:val="yellow"/>
        </w:rPr>
        <w:t>a</w:t>
      </w:r>
      <w:r w:rsidRPr="000101E4">
        <w:rPr>
          <w:rFonts w:eastAsia="Times New Roman"/>
          <w:color w:val="000000"/>
          <w:highlight w:val="yellow"/>
        </w:rPr>
        <w:t>, Santini et al. 2022). To solve this, we calculated speed using continuous time movement modeling which has shown to be robust to variable sampling rates (Noonan et al. 2019), while also calculating movement rate from more frequent (&lt;1hr) locations, estimating density from both movement rates. Viewshed area was estimated as 45m², based on ex situ measurements of camera detection area used in other TTE modeling applications (Loonam et al. 2021). Other measures of trail camera viewshed area include a total viewshed area of 87m² area with detection reduced to 22-65m² depending on direction of animal movement in a controlled test (Apps and McNutt 2018), and 106m² used in similar space-to-event modeling (Ausband et al. 2022). To account for uncertainty in camera viewshed we estimated density at three different measurements of viewshed area, sampling camera viewsheds from a normal distribution centered around 45m², 65m², and 80m², all with a standard deviation of 5m².</w:t>
      </w:r>
    </w:p>
    <w:p w14:paraId="256B1298" w14:textId="61486161" w:rsidR="002505DE" w:rsidRPr="002505DE" w:rsidRDefault="002505DE" w:rsidP="00167887">
      <w:pPr>
        <w:spacing w:before="120" w:line="480" w:lineRule="auto"/>
        <w:rPr>
          <w:rFonts w:eastAsia="Times New Roman"/>
        </w:rPr>
      </w:pPr>
      <w:r w:rsidRPr="002505DE">
        <w:rPr>
          <w:rFonts w:eastAsia="Times New Roman"/>
          <w:color w:val="000000"/>
        </w:rPr>
        <w:t xml:space="preserve">A time frame from April 14, 2022- May 15, </w:t>
      </w:r>
      <w:proofErr w:type="gramStart"/>
      <w:r w:rsidRPr="002505DE">
        <w:rPr>
          <w:rFonts w:eastAsia="Times New Roman"/>
          <w:color w:val="000000"/>
        </w:rPr>
        <w:t>2022</w:t>
      </w:r>
      <w:proofErr w:type="gramEnd"/>
      <w:r w:rsidRPr="002505DE">
        <w:rPr>
          <w:rFonts w:eastAsia="Times New Roman"/>
          <w:color w:val="000000"/>
        </w:rPr>
        <w:t xml:space="preserve"> was chosen for an overall density estimate for the study area. This timeframe was chosen to match the timing of our habitat selection study </w:t>
      </w:r>
      <w:r w:rsidR="000101E4">
        <w:rPr>
          <w:rFonts w:eastAsia="Times New Roman"/>
          <w:color w:val="000000"/>
        </w:rPr>
        <w:t>and deer habitation on our</w:t>
      </w:r>
      <w:r w:rsidRPr="002505DE">
        <w:rPr>
          <w:rFonts w:eastAsia="Times New Roman"/>
          <w:color w:val="000000"/>
        </w:rPr>
        <w:t xml:space="preserve"> winter range. To separately investigate heterogeneous density among cameras, the entire deployment period (April 2022-August 2022) was used to </w:t>
      </w:r>
      <w:r w:rsidRPr="002505DE">
        <w:rPr>
          <w:rFonts w:eastAsia="Times New Roman"/>
          <w:color w:val="000000"/>
        </w:rPr>
        <w:lastRenderedPageBreak/>
        <w:t xml:space="preserve">maximize data available for estimation of density at individual cameras. When the assumption of a closed population is violated, TTE models estimate average abundance across the duration of the survey (Loonam et al. 2021). Following the recommendations of Moeller et al. 2019, fewer number of sampling periods per occasion were used for modeling density at individual cameras, accounting for animals in the immediate vicinity of the camera (Moeller et al. 2018). </w:t>
      </w:r>
      <w:r w:rsidRPr="000101E4">
        <w:rPr>
          <w:rFonts w:eastAsia="Times New Roman"/>
          <w:color w:val="000000"/>
          <w:highlight w:val="yellow"/>
          <w:rPrChange w:id="55" w:author="Wildey,Eli" w:date="2025-01-04T11:18:00Z" w16du:dateUtc="2025-01-04T17:18:00Z">
            <w:rPr>
              <w:rFonts w:eastAsia="Times New Roman"/>
              <w:color w:val="000000"/>
            </w:rPr>
          </w:rPrChange>
        </w:rPr>
        <w:t>Heterogeneous density was modeled at individual cameras using generalized linear models with a gamma distribution and identity link function. Given the small sample size, environmental (slope and land cover at different scales, distance to herbaceous cover) and human factors (trail density at different scales and relative human activity at the camera) were tested individually before combining the environmental layers that best predicted the data, as measured by ΔAIC, with human factors.</w:t>
      </w:r>
      <w:r w:rsidRPr="002505DE">
        <w:rPr>
          <w:rFonts w:eastAsia="Times New Roman"/>
          <w:color w:val="000000"/>
        </w:rPr>
        <w:t>  Models were checked to ensure assumptions were met and evaluated using Akaike Information Criterion for small sample sizes (</w:t>
      </w:r>
      <w:proofErr w:type="spellStart"/>
      <w:r w:rsidRPr="002505DE">
        <w:rPr>
          <w:rFonts w:eastAsia="Times New Roman"/>
          <w:color w:val="000000"/>
        </w:rPr>
        <w:t>AICc</w:t>
      </w:r>
      <w:proofErr w:type="spellEnd"/>
      <w:r w:rsidRPr="002505DE">
        <w:rPr>
          <w:rFonts w:eastAsia="Times New Roman"/>
          <w:color w:val="000000"/>
        </w:rPr>
        <w:t>) (Burnham and Anderson 2002).</w:t>
      </w: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lastRenderedPageBreak/>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34FA2F3E" w14:textId="084EBB7A"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best fit model for the pooled dataset was the global model containing an interaction between forest land cover and rolling average of human activity (“Global 2” model, Table 1). Due to a large difference in ΔAIC and model weight, we proceeded with inference from this model. The </w:t>
      </w:r>
      <w:r w:rsidR="00FB1735">
        <w:rPr>
          <w:rFonts w:eastAsia="Times New Roman"/>
          <w:color w:val="000000"/>
        </w:rPr>
        <w:t>beta</w:t>
      </w:r>
      <w:r w:rsidRPr="002505DE">
        <w:rPr>
          <w:rFonts w:eastAsia="Times New Roman"/>
          <w:color w:val="000000"/>
        </w:rPr>
        <w:t xml:space="preserve"> estimates for the effects of all covariates can be seen in Figure 2. The interaction for forest land cover and rolling average of human activity was found to have a strong, positive effect on selection, meaning as the rolling average of human activity increased, selection for forest habitat as compared to shrub habitat increased. Herbaceous and wetland landcover types also have a strong positive effect on selection in relation to shrub habitat. There is a weak, positive effect of forest </w:t>
      </w:r>
      <w:r w:rsidRPr="002505DE">
        <w:rPr>
          <w:rFonts w:eastAsia="Times New Roman"/>
          <w:color w:val="000000"/>
        </w:rPr>
        <w:lastRenderedPageBreak/>
        <w:t>habitat on selection. Lastly there is a strong, negative effect of distance to trail on selection implying selection for areas closer to trail.</w:t>
      </w:r>
    </w:p>
    <w:p w14:paraId="7CF33C28" w14:textId="5D3B947A" w:rsidR="002505DE" w:rsidRDefault="002505DE" w:rsidP="00167887">
      <w:pPr>
        <w:spacing w:line="480" w:lineRule="auto"/>
        <w:jc w:val="center"/>
        <w:rPr>
          <w:rFonts w:eastAsia="Times New Roman"/>
        </w:rPr>
      </w:pP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sidRPr="00193A49">
        <w:rPr>
          <w:rFonts w:eastAsia="Times New Roman"/>
          <w:b/>
          <w:bCs/>
          <w:color w:val="000000"/>
        </w:rPr>
        <w:t>m</w:t>
      </w:r>
      <w:r w:rsidRPr="00193A49">
        <w:rPr>
          <w:rFonts w:eastAsia="Times New Roman"/>
          <w:b/>
          <w:bCs/>
          <w:color w:val="000000"/>
        </w:rPr>
        <w:t>odel</w:t>
      </w:r>
    </w:p>
    <w:p w14:paraId="31A827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global model including interactions between human activity and movement characteristics was the best fit model for the day dataset (Table 2). In terms of habitat selection, we found a weak, negative effect of herbaceous land cover on selection, while we see a weak, positive effect for forest land cover on selection (Figure 3). Suggesting a minor avoidance of herbaceous land cover </w:t>
      </w:r>
      <w:r w:rsidRPr="002505DE">
        <w:rPr>
          <w:rFonts w:eastAsia="Times New Roman"/>
          <w:color w:val="000000"/>
        </w:rPr>
        <w:lastRenderedPageBreak/>
        <w:t>and selection for forest land cover during the day. There is a significant, positive effect of wetland land cover, meaning wetland habitat along a riparian corridor was preferred during the day (Figure 3). </w:t>
      </w:r>
    </w:p>
    <w:p w14:paraId="1AEEC523"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We also see significant interactive effects with movement characteristics. Interactions between log step length and human activity and squared log step length x rolling average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058DDC86" w14:textId="42D7CE7B"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similar to the day dataset (Table 3). There was a strong, positive effect of herbaceous land cover type on selection),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 (Figure 3). Similar to our </w:t>
      </w:r>
      <w:r w:rsidR="0015785E">
        <w:rPr>
          <w:rFonts w:eastAsia="Times New Roman"/>
          <w:color w:val="000000"/>
        </w:rPr>
        <w:t>d</w:t>
      </w:r>
      <w:r w:rsidRPr="002505DE">
        <w:rPr>
          <w:rFonts w:eastAsia="Times New Roman"/>
          <w:color w:val="000000"/>
        </w:rPr>
        <w:t xml:space="preserve">ay </w:t>
      </w:r>
      <w:proofErr w:type="spellStart"/>
      <w:r w:rsidRPr="002505DE">
        <w:rPr>
          <w:rFonts w:eastAsia="Times New Roman"/>
          <w:color w:val="000000"/>
        </w:rPr>
        <w:t>iSSF</w:t>
      </w:r>
      <w:proofErr w:type="spellEnd"/>
      <w:r w:rsidRPr="002505DE">
        <w:rPr>
          <w:rFonts w:eastAsia="Times New Roman"/>
          <w:color w:val="000000"/>
        </w:rPr>
        <w:t xml:space="preserve">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human activity (Figure 5), </w:t>
      </w:r>
      <w:r w:rsidRPr="002505DE">
        <w:rPr>
          <w:rFonts w:eastAsia="Times New Roman"/>
          <w:color w:val="000000"/>
        </w:rPr>
        <w:lastRenderedPageBreak/>
        <w:t xml:space="preserve">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775CD1AA" w14:textId="0FDBDB44" w:rsidR="002D4925" w:rsidRDefault="00E121B6" w:rsidP="00167887">
      <w:pPr>
        <w:spacing w:after="160" w:line="480" w:lineRule="auto"/>
        <w:ind w:right="-540"/>
        <w:jc w:val="center"/>
        <w:rPr>
          <w:rFonts w:eastAsia="Times New Roman"/>
          <w:i/>
          <w:iCs/>
          <w:color w:val="000000"/>
        </w:rPr>
      </w:pPr>
      <w:r>
        <w:rPr>
          <w:rFonts w:eastAsia="Times New Roman"/>
          <w:i/>
          <w:iCs/>
          <w:noProof/>
          <w:color w:val="000000"/>
        </w:rPr>
        <w:drawing>
          <wp:inline distT="0" distB="0" distL="0" distR="0" wp14:anchorId="00776EB0" wp14:editId="6078208D">
            <wp:extent cx="5029902" cy="3600953"/>
            <wp:effectExtent l="0" t="0" r="0" b="0"/>
            <wp:docPr id="262755065" name="Picture 11"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55065" name="Picture 11" descr="A graph with black lines and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29902" cy="3600953"/>
                    </a:xfrm>
                    <a:prstGeom prst="rect">
                      <a:avLst/>
                    </a:prstGeom>
                  </pic:spPr>
                </pic:pic>
              </a:graphicData>
            </a:graphic>
          </wp:inline>
        </w:drawing>
      </w:r>
    </w:p>
    <w:p w14:paraId="5EB5792F" w14:textId="71A06F0C" w:rsidR="000E7884" w:rsidRPr="000E7884" w:rsidRDefault="000E7884" w:rsidP="00167887">
      <w:pPr>
        <w:spacing w:after="160" w:line="480" w:lineRule="auto"/>
        <w:ind w:right="-540"/>
        <w:rPr>
          <w:rFonts w:eastAsia="Times New Roman"/>
          <w:b/>
          <w:bCs/>
        </w:rPr>
      </w:pPr>
      <w:r w:rsidRPr="00193A49">
        <w:rPr>
          <w:rFonts w:eastAsia="Times New Roman"/>
          <w:b/>
          <w:bCs/>
          <w:color w:val="000000"/>
        </w:rPr>
        <w:t>TTE modeling</w:t>
      </w:r>
    </w:p>
    <w:p w14:paraId="52262A09" w14:textId="3779BCE0"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Data was sufficient to estimate densities at 21 individual cameras. Four models had a </w:t>
      </w:r>
      <w:proofErr w:type="spellStart"/>
      <w:r w:rsidRPr="002505DE">
        <w:rPr>
          <w:rFonts w:eastAsia="Times New Roman"/>
          <w:color w:val="000000"/>
        </w:rPr>
        <w:t>ΔAICc</w:t>
      </w:r>
      <w:proofErr w:type="spellEnd"/>
      <w:r w:rsidRPr="002505DE">
        <w:rPr>
          <w:rFonts w:eastAsia="Times New Roman"/>
          <w:color w:val="000000"/>
        </w:rPr>
        <w:t xml:space="preserve"> &lt; 2 (Table 4) and were model averaged to get final parameter estimates. All four models contained either trail density at a grid cell scale, or relative human activity. The full model average resulted in no strong effect of any of the covariates and camera-level density (Figure 10). The intercept, or average density at cameras, was </w:t>
      </w:r>
      <w:r w:rsidR="00B839A6">
        <w:rPr>
          <w:rFonts w:eastAsia="Times New Roman"/>
          <w:color w:val="000000"/>
        </w:rPr>
        <w:t>0.613</w:t>
      </w:r>
      <w:r w:rsidRPr="002505DE">
        <w:rPr>
          <w:rFonts w:eastAsia="Times New Roman"/>
          <w:color w:val="000000"/>
        </w:rPr>
        <w:t xml:space="preserve"> deer/km², trail density at the camera grid level had a non-significant, negative effect; relative human activity had a non-significant, negative effect and slope had a weak, non-significant, negative effect. </w:t>
      </w:r>
    </w:p>
    <w:p w14:paraId="1D2787D8" w14:textId="4B15BEC4" w:rsidR="002505DE" w:rsidRDefault="002505DE" w:rsidP="00167887">
      <w:pPr>
        <w:spacing w:line="480" w:lineRule="auto"/>
        <w:jc w:val="center"/>
        <w:rPr>
          <w:rFonts w:eastAsia="Times New Roman"/>
        </w:rPr>
      </w:pPr>
    </w:p>
    <w:p w14:paraId="4E3C269C" w14:textId="4999AE3A" w:rsidR="00E121B6" w:rsidRPr="002505DE" w:rsidRDefault="00B839A6" w:rsidP="00167887">
      <w:pPr>
        <w:spacing w:line="480" w:lineRule="auto"/>
        <w:jc w:val="center"/>
        <w:rPr>
          <w:rFonts w:eastAsia="Times New Roman"/>
        </w:rPr>
      </w:pPr>
      <w:r>
        <w:rPr>
          <w:rFonts w:eastAsia="Times New Roman"/>
          <w:noProof/>
        </w:rPr>
        <w:drawing>
          <wp:inline distT="0" distB="0" distL="0" distR="0" wp14:anchorId="27BDCE79" wp14:editId="36AFB3B8">
            <wp:extent cx="4033837" cy="2861728"/>
            <wp:effectExtent l="0" t="0" r="5080" b="0"/>
            <wp:docPr id="2040390126" name="Picture 1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90126" name="Picture 16" descr="A diagram of a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040608" cy="2866532"/>
                    </a:xfrm>
                    <a:prstGeom prst="rect">
                      <a:avLst/>
                    </a:prstGeom>
                  </pic:spPr>
                </pic:pic>
              </a:graphicData>
            </a:graphic>
          </wp:inline>
        </w:drawing>
      </w:r>
    </w:p>
    <w:p w14:paraId="10932484" w14:textId="181B542C" w:rsidR="002505DE" w:rsidRPr="002505DE" w:rsidRDefault="002505DE" w:rsidP="00167887">
      <w:pPr>
        <w:spacing w:after="160" w:line="480" w:lineRule="auto"/>
        <w:ind w:right="-540"/>
        <w:rPr>
          <w:rFonts w:eastAsia="Times New Roman"/>
        </w:rPr>
      </w:pPr>
      <w:commentRangeStart w:id="56"/>
      <w:r w:rsidRPr="002505DE">
        <w:rPr>
          <w:rFonts w:eastAsia="Times New Roman"/>
          <w:b/>
          <w:bCs/>
          <w:color w:val="000000"/>
        </w:rPr>
        <w:t>D</w:t>
      </w:r>
      <w:r w:rsidR="00AF4F8D">
        <w:rPr>
          <w:rFonts w:eastAsia="Times New Roman"/>
          <w:b/>
          <w:bCs/>
          <w:color w:val="000000"/>
        </w:rPr>
        <w:t>ISCUSSION</w:t>
      </w:r>
      <w:commentRangeEnd w:id="56"/>
      <w:r w:rsidR="003D259D">
        <w:rPr>
          <w:rStyle w:val="CommentReference"/>
        </w:rPr>
        <w:commentReference w:id="56"/>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4A0AB7D7"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With both our pooled dataset and separate day/night datasets, the models that best explained the data incorporated anthropogenic and habitat factors. Our model for the pooled dataset indicated a change in habitat use with increasing human activity, as indicated by a significant interaction between rolling average of human activity and forest habitat in reference to shrub habitat. The shrub habitat, increasingly avoided by deer with human activity, is indicative of areas where forest management has been implemented for fuel reduction and habitat management (Miller et al. 2019). This involves mastication of pinyon and juniper trees in areas flat enough for heavy machinery, resulting in thinned, open savannah-like habitat. A loss of foraging opportunities could result from this shift in habitat preference, with the shrub habitat providing a greater abundance and diversity </w:t>
      </w:r>
      <w:r w:rsidRPr="002505DE">
        <w:rPr>
          <w:rFonts w:eastAsia="Times New Roman"/>
          <w:color w:val="000000"/>
        </w:rPr>
        <w:lastRenderedPageBreak/>
        <w:t>of browse for mule deer (Bombaci et al. 2016, Miller et al. 2019). Habitat management of winter range for mule deer may be rendered less effective with increasing human recreation as potentially important cover habitat is removed and productive foraging habitat is perceived to be riskier. Thoughtful consideration of the goals of pinyon-juniper management may be needed to balance the needs of wildlife management along with other benefits of this practice (Miller et al. 2019). However, compromise may exist in the patch size and arrangement of treatments. Short et al. 1977 examined deer use across different thinning treatments finding that small patch cuttings (≤0.5km) were used more often by deer and that the arrangement of treatment patches near undisturbed woodland was important for use. Further examination of this question could help resolve equivocal results on the utility of pinyon-juniper habitat management to mule deer population health. </w:t>
      </w:r>
    </w:p>
    <w:p w14:paraId="183B80F5"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This change in habitat preference as a result of human presence has also been observed in other wildlife species (Cristescu et al. 2013, Smith et al. 2019). Competing </w:t>
      </w:r>
      <w:proofErr w:type="spellStart"/>
      <w:r w:rsidRPr="002505DE">
        <w:rPr>
          <w:rFonts w:eastAsia="Times New Roman"/>
          <w:color w:val="000000"/>
        </w:rPr>
        <w:t>mesocarnivore</w:t>
      </w:r>
      <w:proofErr w:type="spellEnd"/>
      <w:r w:rsidRPr="002505DE">
        <w:rPr>
          <w:rFonts w:eastAsia="Times New Roman"/>
          <w:color w:val="000000"/>
        </w:rPr>
        <w:t xml:space="preserve"> species in high use open spaces, showed greater habitat overlap between a generalist carnivore – coyote – and more specialized carnivores, gray fox and bobcat, than low use open spaces (Smith et al. 2018). Grizzly bears showed changes in selection for resting sites depending on level of human activity (Cristescu et al. 2013). This pattern suggests niche compression due to human activity (Gilbert et al. 2022) could be at play on our study area, if deer are facing competition from other herbivores, such as elk, simultaneously altering habitat selection in response to human presence. Further research of competition with other ungulate/herbivore species from niche compression could reveal </w:t>
      </w:r>
      <w:r w:rsidRPr="002505DE">
        <w:rPr>
          <w:rFonts w:eastAsia="Times New Roman"/>
          <w:color w:val="000000"/>
        </w:rPr>
        <w:lastRenderedPageBreak/>
        <w:t>an indirect pathway impacting mule deer, or competing ungulate species, initiated by increased human presence. Greater intraspecies competition could also result from increased human presence as well if individual deer are seeking a similar solution to human presence. </w:t>
      </w:r>
    </w:p>
    <w:p w14:paraId="3DCF0647" w14:textId="2106C4B2"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also show divergent responses to increasing human activity depending on the time of day. During the day, deer moved less in response to increasing human activity while at night and during dawn/dusk they moved more. Changes to activity patterns of mule deer, and specifically reducing daytime activity, have been found in camera studies looking at deer response to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The only other telemetry study examining this question found slightly increased hourly movement rates for deer when looking at activity patterns during four recreation activities in comparison to a control and suggested, as we found, that deer might be seeking different habitat in response to high human activity (Wisdom et al. 2004). On a global scale, human footprint has been shown to reduce terrestrial mammal movements and increase wildlife nocturnality (Gaynor et al. 2018, Tucker et al. 2018), while a different review found that human disturbance changed animal movement across taxa, with disturbance caused by human activities like recreation causing a greater effect than habitat modification (Doherty et al. 2021).</w:t>
      </w:r>
    </w:p>
    <w:p w14:paraId="4A30B260" w14:textId="41663C1C"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There was a negative effect of distance to trail on deer habitat selection, indicating selection for areas near trails and no indirect loss of habitat caused by human recreation. This is also reflected in camera work indicating no spatial avoidance with an increase of human activity on </w:t>
      </w:r>
      <w:proofErr w:type="spellStart"/>
      <w:r w:rsidRPr="002505DE">
        <w:rPr>
          <w:rFonts w:eastAsia="Times New Roman"/>
          <w:color w:val="000000"/>
        </w:rPr>
        <w:t>trail</w:t>
      </w:r>
      <w:proofErr w:type="spellEnd"/>
      <w:r w:rsidRPr="002505DE">
        <w:rPr>
          <w:rFonts w:eastAsia="Times New Roman"/>
          <w:color w:val="000000"/>
        </w:rPr>
        <w:t xml:space="preserve"> networks </w:t>
      </w:r>
      <w:r w:rsidRPr="002505DE">
        <w:rPr>
          <w:rFonts w:eastAsia="Times New Roman"/>
          <w:color w:val="000000"/>
        </w:rPr>
        <w:lastRenderedPageBreak/>
        <w:t>(George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Previous telemetry work similarly did not find avoidance of trail by mule deer unlike elk (Wisdom et al. 2004), indicating the possibility that elk could be more sensitive to human presence. However, indirect loss of habitat has been found for mule deer on winter range in response to natural gas drilling (Sawyer et al. 2006). Distance to trail was modeled as a linear response in my model set. It is possible the relationship between habitat selection and distance to trail is more complex, resulting in selection for an intermediate distance from trail. A lack of spatial avoidance may not be a reliable indicator for a lack of effect either, as suitable, alternative habitat may not exist or be accessible (Gill et al. </w:t>
      </w:r>
      <w:r w:rsidR="0076619F">
        <w:rPr>
          <w:rFonts w:eastAsia="Times New Roman"/>
          <w:color w:val="000000"/>
        </w:rPr>
        <w:t>2001</w:t>
      </w:r>
      <w:r w:rsidRPr="002505DE">
        <w:rPr>
          <w:rFonts w:eastAsia="Times New Roman"/>
          <w:color w:val="000000"/>
        </w:rPr>
        <w:t xml:space="preserve">). Deer are already constrained by snow and human development on winter range, possibly limiting alternative, suitable habitat. Many of the individual deer in this study also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 xml:space="preserve">where </w:t>
      </w:r>
      <w:r w:rsidRPr="002505DE">
        <w:rPr>
          <w:rFonts w:eastAsia="Times New Roman"/>
          <w:color w:val="000000"/>
        </w:rPr>
        <w:t>farther from trail meant closer to humans, such as developed land cover, actively managed and fallow agriculture fields, and riparian habitat. The trail network could in fact allow deer to balance foraging risk tradeoff by offering a less risky habitat in comparison to open fields to utilize during the day for refuge. Deer could also prefer similar biophysical characteristics we use for trails that we</w:t>
      </w:r>
      <w:r w:rsidR="003D0A8A">
        <w:rPr>
          <w:rFonts w:eastAsia="Times New Roman"/>
          <w:color w:val="000000"/>
        </w:rPr>
        <w:t xml:space="preserve"> did</w:t>
      </w:r>
      <w:r w:rsidRPr="002505DE">
        <w:rPr>
          <w:rFonts w:eastAsia="Times New Roman"/>
          <w:color w:val="000000"/>
        </w:rPr>
        <w:t xml:space="preserve"> not consider in this model, coincidentally causing this preference for areas near trails. Deer could also be habituated to the repeated stimuli of recreation showing decreased responses in terms of avoidance, as ungulate populations in areas of high human presence have shown weaker flight responses (</w:t>
      </w:r>
      <w:proofErr w:type="spellStart"/>
      <w:r w:rsidRPr="002505DE">
        <w:rPr>
          <w:rFonts w:eastAsia="Times New Roman"/>
          <w:color w:val="000000"/>
        </w:rPr>
        <w:t>Stankowich</w:t>
      </w:r>
      <w:proofErr w:type="spellEnd"/>
      <w:r w:rsidRPr="002505DE">
        <w:rPr>
          <w:rFonts w:eastAsia="Times New Roman"/>
          <w:color w:val="000000"/>
        </w:rPr>
        <w:t xml:space="preserve"> 2008)</w:t>
      </w:r>
    </w:p>
    <w:p w14:paraId="4937EBE2"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Potential foraging habitat, represented by wetland and herbaceous land cover, did have a positive effect on selection, with these land cover types creating a strong enough draw to overcome proximity to human development dependent on time of day. It is important to remember that habitat selection parameters should be interpreted as relative intensity of use, meaning that all other factors being held equal deer will choose wetland or herbaceous cover over forest landcover (</w:t>
      </w:r>
      <w:proofErr w:type="spellStart"/>
      <w:r w:rsidRPr="002505DE">
        <w:rPr>
          <w:rFonts w:eastAsia="Times New Roman"/>
          <w:color w:val="000000"/>
        </w:rPr>
        <w:t>Fieberg</w:t>
      </w:r>
      <w:proofErr w:type="spellEnd"/>
      <w:r w:rsidRPr="002505DE">
        <w:rPr>
          <w:rFonts w:eastAsia="Times New Roman"/>
          <w:color w:val="000000"/>
        </w:rPr>
        <w:t xml:space="preserve"> et al. 2021). In reality, herbaceous and wetland habitat is an order of magnitude rarer in availability than shrub or forest habitat. Selection does not indicate where an animal is likely to be found most of the time, but where it selects for with all other variables held constant and different habitat being equally available (</w:t>
      </w:r>
      <w:proofErr w:type="spellStart"/>
      <w:r w:rsidRPr="002505DE">
        <w:rPr>
          <w:rFonts w:eastAsia="Times New Roman"/>
          <w:color w:val="000000"/>
        </w:rPr>
        <w:t>Fieberg</w:t>
      </w:r>
      <w:proofErr w:type="spellEnd"/>
      <w:r w:rsidRPr="002505DE">
        <w:rPr>
          <w:rFonts w:eastAsia="Times New Roman"/>
          <w:color w:val="000000"/>
        </w:rPr>
        <w:t xml:space="preserve"> et al. 2021). Taken this way, we can interpret deer as being choosy about what habitat they are in when they are far from the trail and balancing their risk of foraging closer to developed habitat when far from trail by utilizing these habitats during times of human inactivity. The potential non-linearity of selection in response to distance from trail could also resolve the seemingly contradictory conclusions from distance to trail and selection of herbaceous and wetland habitat. Utilization of wetland and herbaceous habitat during different times of day, analyzed in our separate day/night datasets further clarify how deer balance selection based on time of day associated with differing behaviors and human activity.</w:t>
      </w:r>
    </w:p>
    <w:p w14:paraId="0161233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During the day deer selected for wetland habitat, while at night we see selection for herbaceous habitat. Importantly, herbaceous landcover covariates seem to be time dependent, with a weak, negative effect for selection during the day but positive effect of selection at night. Contrasting </w:t>
      </w:r>
      <w:r w:rsidRPr="002505DE">
        <w:rPr>
          <w:rFonts w:eastAsia="Times New Roman"/>
          <w:color w:val="000000"/>
        </w:rPr>
        <w:lastRenderedPageBreak/>
        <w:t>habitat selection estimates based on time of day suggests a spatiotemporal strategy to balance needs for cover and foraging, with deer preferring habitats offering more cover during the day and 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0F3D3D39" w14:textId="35D869AE" w:rsidR="0015785E" w:rsidRDefault="002505DE" w:rsidP="00167887">
      <w:pPr>
        <w:spacing w:after="160" w:line="480" w:lineRule="auto"/>
        <w:ind w:right="-540"/>
        <w:rPr>
          <w:rFonts w:eastAsia="Times New Roman"/>
        </w:rPr>
      </w:pPr>
      <w:r w:rsidRPr="002505DE">
        <w:rPr>
          <w:rFonts w:eastAsia="Times New Roman"/>
          <w:color w:val="000000"/>
        </w:rPr>
        <w:t>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may not put a specific number to human activity or track changes over a continuum of activity (Larson et al. 2016). Use 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r w:rsidR="0015785E" w:rsidRPr="002505DE">
        <w:rPr>
          <w:rFonts w:eastAsia="Times New Roman"/>
          <w:color w:val="000000"/>
        </w:rPr>
        <w:t>Monz et al. 2013</w:t>
      </w:r>
      <w:r w:rsidR="0015785E">
        <w:rPr>
          <w:rFonts w:eastAsia="Times New Roman"/>
          <w:color w:val="000000"/>
        </w:rPr>
        <w:t xml:space="preserve">, </w:t>
      </w:r>
      <w:r w:rsidRPr="002505DE">
        <w:rPr>
          <w:rFonts w:eastAsia="Times New Roman"/>
          <w:color w:val="000000"/>
        </w:rPr>
        <w:t xml:space="preserve">Larson et al. 2016). Our research using both measures of human activity (trail counter data) and infrastructure data </w:t>
      </w:r>
      <w:r w:rsidRPr="002505DE">
        <w:rPr>
          <w:rFonts w:eastAsia="Times New Roman"/>
          <w:color w:val="000000"/>
        </w:rPr>
        <w:lastRenderedPageBreak/>
        <w:t>(distance to trail) disentangles the two components human recreation brings, isolating the effects of changes in human presence while accounting for infrastructure associated with recreation.</w:t>
      </w:r>
    </w:p>
    <w:p w14:paraId="2403E08F" w14:textId="77777777" w:rsidR="00DD4D69" w:rsidRPr="00DD4D69" w:rsidRDefault="00DD4D69" w:rsidP="00167887">
      <w:pPr>
        <w:spacing w:after="160" w:line="480" w:lineRule="auto"/>
        <w:ind w:right="-540"/>
        <w:rPr>
          <w:rFonts w:eastAsia="Times New Roman"/>
        </w:rPr>
      </w:pPr>
    </w:p>
    <w:p w14:paraId="4BD65862" w14:textId="77777777" w:rsidR="0015785E" w:rsidRDefault="0015785E" w:rsidP="00167887">
      <w:pPr>
        <w:spacing w:after="160" w:line="480" w:lineRule="auto"/>
        <w:ind w:right="-540"/>
        <w:rPr>
          <w:rFonts w:eastAsia="Times New Roman"/>
          <w:i/>
          <w:iCs/>
          <w:color w:val="000000"/>
        </w:rPr>
      </w:pPr>
    </w:p>
    <w:p w14:paraId="08856310" w14:textId="3129B261"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d</w:t>
      </w:r>
      <w:r w:rsidRPr="00193A49">
        <w:rPr>
          <w:rFonts w:eastAsia="Times New Roman"/>
          <w:b/>
          <w:bCs/>
          <w:color w:val="000000"/>
        </w:rPr>
        <w:t xml:space="preserve">ensity </w:t>
      </w:r>
      <w:r w:rsidR="00193A49">
        <w:rPr>
          <w:rFonts w:eastAsia="Times New Roman"/>
          <w:b/>
          <w:bCs/>
          <w:color w:val="000000"/>
        </w:rPr>
        <w:t>e</w:t>
      </w:r>
      <w:r w:rsidRPr="00193A49">
        <w:rPr>
          <w:rFonts w:eastAsia="Times New Roman"/>
          <w:b/>
          <w:bCs/>
          <w:color w:val="000000"/>
        </w:rPr>
        <w:t>stimates</w:t>
      </w:r>
    </w:p>
    <w:p w14:paraId="00360722" w14:textId="1D806904" w:rsidR="002505DE" w:rsidRPr="002505DE" w:rsidRDefault="002505DE" w:rsidP="00167887">
      <w:pPr>
        <w:spacing w:after="160" w:line="480" w:lineRule="auto"/>
        <w:ind w:right="-540"/>
        <w:rPr>
          <w:rFonts w:eastAsia="Times New Roman"/>
        </w:rPr>
      </w:pPr>
      <w:r w:rsidRPr="002505DE">
        <w:rPr>
          <w:rFonts w:eastAsia="Times New Roman"/>
          <w:color w:val="000000"/>
        </w:rPr>
        <w:t>Time to event modeling is part of a relatively new set of models still under development, with separate simulation studies finding an overestimation (Santini et al. 2022) or an underestimation (Moeller et al. 2018) of density, depending on the animal movement model used in simulations. Uncertainty and bias in estimates can also be introduced when assumptions of the model are not met, and we follow recommendations in consideration of these violations (Gilbert et al. 2021). Previous research into TTE models indicated they are robust to some assumptions but suffer decreased accuracy and bias when movement rate was poorly estimated, when cameras are placed non randomly with respect to habitat, and with inaccurate measurements of camera viewshed area (Moeller et al. 2018,</w:t>
      </w:r>
      <w:r w:rsidR="0015785E">
        <w:rPr>
          <w:rFonts w:eastAsia="Times New Roman"/>
          <w:color w:val="000000"/>
        </w:rPr>
        <w:t xml:space="preserve"> </w:t>
      </w:r>
      <w:r w:rsidR="0015785E" w:rsidRPr="002505DE">
        <w:rPr>
          <w:rFonts w:eastAsia="Times New Roman"/>
          <w:color w:val="000000"/>
        </w:rPr>
        <w:t>Loonam et al. 2021</w:t>
      </w:r>
      <w:r w:rsidR="0015785E">
        <w:rPr>
          <w:rFonts w:eastAsia="Times New Roman"/>
          <w:color w:val="000000"/>
        </w:rPr>
        <w:t>,</w:t>
      </w:r>
      <w:r w:rsidRPr="002505DE">
        <w:rPr>
          <w:rFonts w:eastAsia="Times New Roman"/>
          <w:color w:val="000000"/>
        </w:rPr>
        <w:t xml:space="preserve"> </w:t>
      </w:r>
      <w:r w:rsidR="0015785E" w:rsidRPr="002505DE">
        <w:rPr>
          <w:rFonts w:eastAsia="Times New Roman"/>
          <w:color w:val="000000"/>
        </w:rPr>
        <w:t>Santini et al. 2022</w:t>
      </w:r>
      <w:r w:rsidR="0015785E">
        <w:rPr>
          <w:rFonts w:eastAsia="Times New Roman"/>
          <w:color w:val="000000"/>
        </w:rPr>
        <w:t xml:space="preserve">, </w:t>
      </w:r>
      <w:r w:rsidRPr="002505DE">
        <w:rPr>
          <w:rFonts w:eastAsia="Times New Roman"/>
          <w:color w:val="000000"/>
        </w:rPr>
        <w:t>Moeller et al. 2023). However, previous studies found TTE models to have comparable estimates of density to more established methods (</w:t>
      </w:r>
      <w:r w:rsidR="00AA612A" w:rsidRPr="002505DE">
        <w:rPr>
          <w:rFonts w:eastAsia="Times New Roman"/>
          <w:color w:val="000000"/>
        </w:rPr>
        <w:t>Moeller et al. 2018</w:t>
      </w:r>
      <w:r w:rsidR="00AA612A">
        <w:rPr>
          <w:rFonts w:eastAsia="Times New Roman"/>
          <w:color w:val="000000"/>
        </w:rPr>
        <w:t xml:space="preserve">, </w:t>
      </w:r>
      <w:r w:rsidRPr="002505DE">
        <w:rPr>
          <w:rFonts w:eastAsia="Times New Roman"/>
          <w:color w:val="000000"/>
        </w:rPr>
        <w:t>Loonam et al. 2021</w:t>
      </w:r>
      <w:r w:rsidR="0076619F">
        <w:rPr>
          <w:rFonts w:eastAsia="Times New Roman"/>
          <w:color w:val="000000"/>
        </w:rPr>
        <w:t>a</w:t>
      </w:r>
      <w:r w:rsidRPr="002505DE">
        <w:rPr>
          <w:rFonts w:eastAsia="Times New Roman"/>
          <w:color w:val="000000"/>
        </w:rPr>
        <w:t xml:space="preserve">). At the landscape level, cameras were placed systematically, and were then placed randomly within grid cells, while trails were targeted within proximity of randomized locations. Cameras were placed randomly at 2 of 3 scales, and followed </w:t>
      </w:r>
      <w:r w:rsidRPr="002505DE">
        <w:rPr>
          <w:rFonts w:eastAsia="Times New Roman"/>
          <w:color w:val="000000"/>
        </w:rPr>
        <w:lastRenderedPageBreak/>
        <w:t xml:space="preserve">recommendations of </w:t>
      </w:r>
      <w:r w:rsidRPr="002505DE">
        <w:rPr>
          <w:rFonts w:eastAsia="Times New Roman"/>
          <w:i/>
          <w:iCs/>
          <w:color w:val="000000"/>
        </w:rPr>
        <w:t xml:space="preserve">a priori </w:t>
      </w:r>
      <w:r w:rsidRPr="002505DE">
        <w:rPr>
          <w:rFonts w:eastAsia="Times New Roman"/>
          <w:color w:val="000000"/>
        </w:rPr>
        <w:t xml:space="preserve">rules for camera deployment (Loonam et al. 2021). Cameras placed randomly at microsite scales could be impractical with camera viewsheds potentially being obstructed and censored from analysis (Loonam et al. 2021). We would expect our non-random placement of cameras along travel </w:t>
      </w:r>
      <w:proofErr w:type="gramStart"/>
      <w:r w:rsidRPr="002505DE">
        <w:rPr>
          <w:rFonts w:eastAsia="Times New Roman"/>
          <w:color w:val="000000"/>
        </w:rPr>
        <w:t>corridors,</w:t>
      </w:r>
      <w:proofErr w:type="gramEnd"/>
      <w:r w:rsidRPr="002505DE">
        <w:rPr>
          <w:rFonts w:eastAsia="Times New Roman"/>
          <w:color w:val="000000"/>
        </w:rPr>
        <w:t xml:space="preserve"> would increase detection rate and would once again bias estimates high (Loonam et al. 2021). </w:t>
      </w:r>
    </w:p>
    <w:p w14:paraId="33BC505E" w14:textId="6DEA5155"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Furthermore, while our model average results were non-significant, our top models of density estimates at individual cameras </w:t>
      </w:r>
      <w:r w:rsidR="00AA612A" w:rsidRPr="002505DE">
        <w:rPr>
          <w:rFonts w:eastAsia="Times New Roman"/>
          <w:color w:val="000000"/>
        </w:rPr>
        <w:t>repeatedly contained</w:t>
      </w:r>
      <w:r w:rsidRPr="002505DE">
        <w:rPr>
          <w:rFonts w:eastAsia="Times New Roman"/>
          <w:color w:val="000000"/>
        </w:rPr>
        <w:t xml:space="preserve"> human activity and trail density. With these factors explaining the data better than any other included covariates; suggesting trail density, and relative human activity may play a role in decreases in density.</w:t>
      </w:r>
    </w:p>
    <w:p w14:paraId="3FA8E489" w14:textId="63048FEC" w:rsidR="000C789E" w:rsidRPr="00DD4D69" w:rsidRDefault="002505DE" w:rsidP="00167887">
      <w:pPr>
        <w:spacing w:after="160" w:line="480" w:lineRule="auto"/>
        <w:ind w:right="-540"/>
        <w:rPr>
          <w:rFonts w:eastAsia="Times New Roman"/>
        </w:rPr>
      </w:pPr>
      <w:r w:rsidRPr="002505DE">
        <w:rPr>
          <w:rFonts w:eastAsia="Times New Roman"/>
          <w:color w:val="000000"/>
        </w:rPr>
        <w:t>Nevertheless, the notion of anthropogenic caused habitat degradation, loss or avoidance has been suggested as a mechanism limiting carrying capacity, supporting the evidence of our individual camera density modeling (Forrester and Wittmer 2013, Johnson et al. 2017). Unfortunately, the scope of these competing hypotheses is beyond the capabilities of our study but the possibilities to expand beyond the framework of our study to answer these questions will be discussed later.</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w:t>
      </w:r>
      <w:r w:rsidRPr="002505DE">
        <w:rPr>
          <w:rFonts w:eastAsia="Times New Roman"/>
          <w:color w:val="000000"/>
        </w:rPr>
        <w:lastRenderedPageBreak/>
        <w:t>through physiological and energetic mechanisms are important to understand to enable earlier action and detect thresholds where impacts move beyond behavioral changes. It is possible with accelerometer data to construct a landscape to understand energetic costs associated with human disturbance as has been done with mountain lions in California (Nickel et al. 2019).</w:t>
      </w:r>
    </w:p>
    <w:p w14:paraId="690FBF2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w:t>
      </w:r>
      <w:proofErr w:type="spellStart"/>
      <w:r w:rsidRPr="002505DE">
        <w:rPr>
          <w:rFonts w:eastAsia="Times New Roman"/>
          <w:color w:val="000000"/>
        </w:rPr>
        <w:t>trail</w:t>
      </w:r>
      <w:proofErr w:type="spellEnd"/>
      <w:r w:rsidRPr="002505DE">
        <w:rPr>
          <w:rFonts w:eastAsia="Times New Roman"/>
          <w:color w:val="000000"/>
        </w:rPr>
        <w:t xml:space="preserve">, and natural predators. Loss of migratory </w:t>
      </w:r>
      <w:r w:rsidRPr="002505DE">
        <w:rPr>
          <w:rFonts w:eastAsia="Times New Roman"/>
          <w:color w:val="000000"/>
        </w:rPr>
        <w:lastRenderedPageBreak/>
        <w:t>movements can eliminate typical dual-range migrants or other variations in migration, such as multi-range migrants or partial migrants, decreasing diversity in migration behavior and limiting available strategies to adapt to a changing world (van de Kerk et al. 2021). The outcome of these changes to mule deer winter range and potential consequences to migratory behavior requires more study. </w:t>
      </w:r>
    </w:p>
    <w:p w14:paraId="1C25E2C3" w14:textId="4F90F6F5"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impacts of human presence from individuals to populations of migratory deer increasingly constrained on their winter range. Additionally, we observed evidence for possible population level consequences from recreation in the form of reduced deer density in relation to documented estimates on other winter ranges. </w:t>
      </w:r>
    </w:p>
    <w:p w14:paraId="74791C44" w14:textId="747352F8"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Further study could build on our research using TTE modeling as a less intensive and invasive method for estimating density (</w:t>
      </w:r>
      <w:r w:rsidR="00AA612A" w:rsidRPr="002505DE">
        <w:rPr>
          <w:rFonts w:eastAsia="Times New Roman"/>
          <w:color w:val="000000"/>
        </w:rPr>
        <w:t>Moeller et al. 2018</w:t>
      </w:r>
      <w:r w:rsidR="00AA612A">
        <w:rPr>
          <w:rFonts w:eastAsia="Times New Roman"/>
          <w:color w:val="000000"/>
        </w:rPr>
        <w:t xml:space="preserve">, </w:t>
      </w:r>
      <w:r w:rsidRPr="002505DE">
        <w:rPr>
          <w:rFonts w:eastAsia="Times New Roman"/>
          <w:color w:val="000000"/>
        </w:rPr>
        <w:t>Loonam et al. 2021), while following further development of TTE study design (Moeller et al. 2023). Maximizing data derived from collared individuals including survival, reproduction and nutritional condition can help identify nutritional carrying capacity, revealing the role recreation plays in the limitation of wildlife species and other density-independent impacts recreation might have at the population level. With density estimations not being particularly sensitive and having high variability from year to year collecting this supplemental data will provide support for the mechanisms we propose may be important in this population (Bergman et al. 2015). Our work represents a snapshot in time with low density possibly caused by a variety of reasons that we were not able to distinguish. Longer term study following the trends of recreation over time can resolve this uncertainty present in our study design. 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in order to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5A79DAC9" w:rsidR="002505DE" w:rsidRPr="002505DE" w:rsidRDefault="002505DE" w:rsidP="00167887">
      <w:pPr>
        <w:spacing w:after="160" w:line="480" w:lineRule="auto"/>
        <w:ind w:right="-540"/>
        <w:rPr>
          <w:rFonts w:eastAsia="Times New Roman"/>
        </w:rPr>
      </w:pPr>
      <w:r w:rsidRPr="002505DE">
        <w:rPr>
          <w:rFonts w:eastAsia="Times New Roman"/>
          <w:color w:val="000000"/>
        </w:rPr>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 xml:space="preserve">hifts in the balance of </w:t>
      </w:r>
      <w:r w:rsidRPr="002505DE">
        <w:rPr>
          <w:rFonts w:eastAsia="Times New Roman"/>
          <w:color w:val="000000"/>
        </w:rPr>
        <w:lastRenderedPageBreak/>
        <w:t>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w:t>
      </w:r>
      <w:proofErr w:type="spellStart"/>
      <w:r w:rsidRPr="002505DE">
        <w:rPr>
          <w:rFonts w:eastAsia="Times New Roman"/>
          <w:color w:val="000000"/>
        </w:rPr>
        <w:t>Hebblewhite</w:t>
      </w:r>
      <w:proofErr w:type="spellEnd"/>
      <w:r w:rsidRPr="002505DE">
        <w:rPr>
          <w:rFonts w:eastAsia="Times New Roman"/>
          <w:color w:val="000000"/>
        </w:rPr>
        <w:t xml:space="preserv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deer populations. A review of flight responses of ungulates found a robust yet weak effect of habituation at higher levels of recreation (</w:t>
      </w:r>
      <w:proofErr w:type="spellStart"/>
      <w:r w:rsidRPr="002505DE">
        <w:rPr>
          <w:rFonts w:eastAsia="Times New Roman"/>
          <w:color w:val="000000"/>
        </w:rPr>
        <w:t>Stankowich</w:t>
      </w:r>
      <w:proofErr w:type="spellEnd"/>
      <w:r w:rsidRPr="002505DE">
        <w:rPr>
          <w:rFonts w:eastAsia="Times New Roman"/>
          <w:color w:val="000000"/>
        </w:rPr>
        <w:t xml:space="preserve">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increased disease prevalence (Farnsworth et al. 2005) and loss of migratory behavior (Robb et al. 2013). Similar research into energy development did not find habituation by mule deer with respect to decreased avoidance of well pads, also observing a concomitant decline in the population over 15 years of development (Sawyer et al. 2017). However responses may differ between these two disturbance types, as the most active phase of natural gas development includes noise and artificial light beyond heavy traffic volumes and human activity (Northrup et al. 2021). </w:t>
      </w:r>
      <w:r w:rsidRPr="002505DE">
        <w:rPr>
          <w:rFonts w:eastAsia="Times New Roman"/>
          <w:color w:val="000000"/>
          <w:shd w:val="clear" w:color="auto" w:fill="FFFFFF"/>
        </w:rPr>
        <w:t xml:space="preserve">Unlike energy development which experiences a predictable rise and fall of disturbance 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 xml:space="preserve">Indeed, more trail development is planned for our study 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w:t>
      </w:r>
      <w:r w:rsidRPr="002505DE">
        <w:rPr>
          <w:rFonts w:eastAsia="Times New Roman"/>
          <w:color w:val="000000"/>
        </w:rPr>
        <w:lastRenderedPageBreak/>
        <w:t>Seasonal closures have similarly been suggested to improve elk reproductive success during calving season (Phillips and Alldredge 2000, Shively et al. 2005). Efforts to mitigate disturbance 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Off-trail recreation is also an unaccounted for presence on the study area with hikers accompanied by off leash dogs being regular enough to establish several social trails through otherwise trail-less 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of this type of landcover to higher intensity development may be important for continuing to subsidize resources for this deer herd, as has been argued for the conservation of other species (Guitierrez-Gonzalez et al. 2015, Kreye and Pienaar 2015), although this may cause a clash with future housing needs (Wondra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The size and arrangement of thinned pinyon-juniper could contribute to mitigation with greater cover afforded by unmanaged habitat close to better forage in shrub habitat (Short et al. 1977). Current treatment areas already conform to suggested patch sizes for treatment potentially providing this mitigation. However more formal testing of patch size and arrangement should be conducted to investigate this idea to better inform future habitat management efforts. </w:t>
      </w:r>
    </w:p>
    <w:p w14:paraId="1A3F1ABB"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Finally, the most effective form of mitigation may be education of recreationists. Taylor and Knight 2003 assessed visitor perceptions along with research into ungulate flight behavior, finding 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166F9051" w14:textId="4A04D2C1" w:rsidR="008A2B1E" w:rsidRPr="002505DE" w:rsidRDefault="008A2B1E" w:rsidP="00167887">
      <w:pPr>
        <w:spacing w:after="160" w:line="480" w:lineRule="auto"/>
        <w:ind w:right="-540"/>
        <w:rPr>
          <w:rFonts w:eastAsia="Times New Roman"/>
        </w:rPr>
      </w:pPr>
      <w:r w:rsidRPr="002505DE">
        <w:rPr>
          <w:rFonts w:eastAsia="Times New Roman"/>
          <w:color w:val="000000"/>
        </w:rPr>
        <w:t>Snow and climate at high elevation constrains available habitat forcing migration to winter ranges where snow depths can increase movement costs and obscure nutritionally limited forage</w:t>
      </w:r>
      <w:r>
        <w:rPr>
          <w:rFonts w:eastAsia="Times New Roman"/>
          <w:color w:val="000000"/>
        </w:rPr>
        <w:t xml:space="preserve"> </w:t>
      </w:r>
      <w:r w:rsidRPr="002505DE">
        <w:rPr>
          <w:rFonts w:eastAsia="Times New Roman"/>
          <w:color w:val="000000"/>
        </w:rPr>
        <w:t>(Northrup et al. 2021).</w:t>
      </w:r>
      <w:r>
        <w:rPr>
          <w:rFonts w:eastAsia="Times New Roman"/>
          <w:color w:val="000000"/>
        </w:rPr>
        <w:t xml:space="preserve"> W</w:t>
      </w:r>
      <w:r w:rsidRPr="002505DE">
        <w:rPr>
          <w:rFonts w:eastAsia="Times New Roman"/>
          <w:color w:val="000000"/>
        </w:rPr>
        <w:t xml:space="preserve">inter range is under </w:t>
      </w:r>
      <w:r>
        <w:rPr>
          <w:rFonts w:eastAsia="Times New Roman"/>
          <w:color w:val="000000"/>
        </w:rPr>
        <w:t>additional</w:t>
      </w:r>
      <w:r w:rsidRPr="002505DE">
        <w:rPr>
          <w:rFonts w:eastAsia="Times New Roman"/>
          <w:color w:val="000000"/>
        </w:rPr>
        <w:t xml:space="preserve"> threat </w:t>
      </w:r>
      <w:r>
        <w:rPr>
          <w:rFonts w:eastAsia="Times New Roman"/>
          <w:color w:val="000000"/>
        </w:rPr>
        <w:t xml:space="preserve">from </w:t>
      </w:r>
      <w:r w:rsidRPr="002505DE">
        <w:rPr>
          <w:rFonts w:eastAsia="Times New Roman"/>
          <w:color w:val="000000"/>
        </w:rPr>
        <w:t xml:space="preserve">human development, </w:t>
      </w:r>
      <w:r>
        <w:rPr>
          <w:rFonts w:eastAsia="Times New Roman"/>
          <w:color w:val="000000"/>
        </w:rPr>
        <w:t>as</w:t>
      </w:r>
      <w:r w:rsidRPr="002505DE">
        <w:rPr>
          <w:rFonts w:eastAsia="Times New Roman"/>
          <w:color w:val="000000"/>
        </w:rPr>
        <w:t xml:space="preserve"> humans often seeking similar biophysical traits in habitat to wildlife (Leu et al. 2008</w:t>
      </w:r>
      <w:r>
        <w:rPr>
          <w:rFonts w:eastAsia="Times New Roman"/>
          <w:color w:val="000000"/>
        </w:rPr>
        <w:t xml:space="preserve">, </w:t>
      </w:r>
      <w:r w:rsidRPr="002505DE">
        <w:rPr>
          <w:rFonts w:eastAsia="Times New Roman"/>
          <w:color w:val="000000"/>
        </w:rPr>
        <w:t xml:space="preserve">Johnson et al. </w:t>
      </w:r>
      <w:r w:rsidRPr="002505DE">
        <w:rPr>
          <w:rFonts w:eastAsia="Times New Roman"/>
          <w:color w:val="000000"/>
        </w:rPr>
        <w:lastRenderedPageBreak/>
        <w:t>2017). Mule deer winter range in Colorado has experienced greater residential and energy development than summer range</w:t>
      </w:r>
      <w:r>
        <w:rPr>
          <w:rFonts w:eastAsia="Times New Roman"/>
          <w:color w:val="000000"/>
        </w:rPr>
        <w:t xml:space="preserve"> correlating with declines in recruitment</w:t>
      </w:r>
      <w:r w:rsidRPr="002505DE">
        <w:rPr>
          <w:rFonts w:eastAsia="Times New Roman"/>
          <w:color w:val="000000"/>
        </w:rPr>
        <w:t xml:space="preserve"> (Farnsworth et al. 2005)</w:t>
      </w:r>
      <w:r>
        <w:rPr>
          <w:rFonts w:eastAsia="Times New Roman"/>
          <w:color w:val="000000"/>
        </w:rPr>
        <w:t>.</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77777777" w:rsidR="00AF4F8D" w:rsidRDefault="00AF4F8D" w:rsidP="00167887">
      <w:pPr>
        <w:spacing w:after="240" w:line="480" w:lineRule="auto"/>
        <w:rPr>
          <w:rFonts w:eastAsia="Times New Roman"/>
        </w:rPr>
      </w:pPr>
      <w:r>
        <w:rPr>
          <w:rFonts w:eastAsia="Times New Roman"/>
        </w:rPr>
        <w:t xml:space="preserve">Thanks to S. Bundick, H. </w:t>
      </w:r>
      <w:proofErr w:type="spellStart"/>
      <w:r>
        <w:rPr>
          <w:rFonts w:eastAsia="Times New Roman"/>
        </w:rPr>
        <w:t>Westacott</w:t>
      </w:r>
      <w:proofErr w:type="spellEnd"/>
      <w:r>
        <w:rPr>
          <w:rFonts w:eastAsia="Times New Roman"/>
        </w:rPr>
        <w:t xml:space="preserve">, R. Heule, F. Mack-Carlo, E. Landi, E. Norton, C. </w:t>
      </w:r>
      <w:proofErr w:type="spellStart"/>
      <w:r>
        <w:rPr>
          <w:rFonts w:eastAsia="Times New Roman"/>
        </w:rPr>
        <w:t>Weissburg</w:t>
      </w:r>
      <w:proofErr w:type="spellEnd"/>
      <w:r>
        <w:rPr>
          <w:rFonts w:eastAsia="Times New Roman"/>
        </w:rPr>
        <w:t xml:space="preserve">, B. LaMont, </w:t>
      </w:r>
      <w:proofErr w:type="spellStart"/>
      <w:r>
        <w:rPr>
          <w:rFonts w:eastAsia="Times New Roman"/>
        </w:rPr>
        <w:t>D.McNitt</w:t>
      </w:r>
      <w:proofErr w:type="spellEnd"/>
      <w:r>
        <w:rPr>
          <w:rFonts w:eastAsia="Times New Roman"/>
        </w:rPr>
        <w:t>, M. Rustand, K. Marshall, C. Ramos, F. Sandmeier</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r>
        <w:rPr>
          <w:rFonts w:ascii="Arial" w:hAnsi="Arial" w:cs="Arial"/>
          <w:color w:val="000000"/>
          <w:sz w:val="22"/>
          <w:szCs w:val="22"/>
          <w:shd w:val="clear" w:color="auto" w:fill="FFFFFF"/>
        </w:rPr>
        <w:t>) .</w:t>
      </w:r>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t xml:space="preserve">Alberti, M., J. M. </w:t>
      </w:r>
      <w:proofErr w:type="spellStart"/>
      <w:r w:rsidRPr="00724CD0">
        <w:rPr>
          <w:color w:val="000000"/>
        </w:rPr>
        <w:t>Marzluff</w:t>
      </w:r>
      <w:proofErr w:type="spellEnd"/>
      <w:r w:rsidRPr="00724CD0">
        <w:rPr>
          <w:color w:val="000000"/>
        </w:rPr>
        <w:t xml:space="preserve">, E. Shulenberger, G. Bradley, C. Ryan, and C. Zumbrunnen. 2008. Integrating humans into ecology: Opportunities and challenges for studying urban ecosystems. </w:t>
      </w:r>
      <w:proofErr w:type="spellStart"/>
      <w:r>
        <w:rPr>
          <w:color w:val="000000"/>
        </w:rPr>
        <w:t>BioScience</w:t>
      </w:r>
      <w:proofErr w:type="spellEnd"/>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Kie,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 xml:space="preserve">unctional response to </w:t>
      </w:r>
      <w:proofErr w:type="spellStart"/>
      <w:r w:rsidRPr="002505DE">
        <w:rPr>
          <w:rFonts w:eastAsia="Times New Roman"/>
          <w:color w:val="222222"/>
          <w:shd w:val="clear" w:color="auto" w:fill="FFFFFF"/>
        </w:rPr>
        <w:t>spatio</w:t>
      </w:r>
      <w:proofErr w:type="spellEnd"/>
      <w:r w:rsidRPr="002505DE">
        <w:rPr>
          <w:rFonts w:eastAsia="Times New Roman"/>
          <w:color w:val="222222"/>
          <w:shd w:val="clear" w:color="auto" w:fill="FFFFFF"/>
        </w:rPr>
        <w:t>-temporal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Ausband, D. E., P. M. Lukacs, M. Hurley, S. Roberts, K. Strickfaden, and A. K. Moeller. 2022. Estimating wolf abundance from cameras. Ecosphere 13:</w:t>
      </w:r>
      <w:r w:rsidR="00DD4D69">
        <w:rPr>
          <w:rFonts w:eastAsia="Times New Roman"/>
          <w:color w:val="222222"/>
          <w:shd w:val="clear" w:color="auto" w:fill="FFFFFF"/>
        </w:rPr>
        <w:t>e3933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G. S. Betini,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Bauer, S., and B. J. Hoye.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Doak,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Bombaci, S., and L. </w:t>
      </w:r>
      <w:proofErr w:type="spellStart"/>
      <w:r w:rsidRPr="002505DE">
        <w:rPr>
          <w:rFonts w:eastAsia="Times New Roman"/>
          <w:color w:val="222222"/>
          <w:shd w:val="clear" w:color="auto" w:fill="FFFFFF"/>
        </w:rPr>
        <w:t>Pejchar</w:t>
      </w:r>
      <w:proofErr w:type="spellEnd"/>
      <w:r w:rsidRPr="002505DE">
        <w:rPr>
          <w:rFonts w:eastAsia="Times New Roman"/>
          <w:color w:val="222222"/>
          <w:shd w:val="clear" w:color="auto" w:fill="FFFFFF"/>
        </w:rPr>
        <w:t xml:space="preserve">.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rojections to 2060. In: Cordell, H. K. ed. 2012. Outdoor Recreation Trends and Futures: A technical 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r w:rsidRPr="002505DE">
        <w:rPr>
          <w:rFonts w:eastAsia="Times New Roman"/>
          <w:color w:val="222222"/>
          <w:shd w:val="clear" w:color="auto" w:fill="FFFFFF"/>
        </w:rPr>
        <w:t xml:space="preserve">Kristensen ,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Benthem,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r w:rsidRPr="002505DE">
        <w:rPr>
          <w:rFonts w:eastAsia="Times New Roman"/>
          <w:color w:val="222222"/>
          <w:shd w:val="clear" w:color="auto" w:fill="FFFFFF"/>
        </w:rPr>
        <w:t xml:space="preserve">Skaug, </w:t>
      </w:r>
      <w:r w:rsidR="00FA0AB3">
        <w:rPr>
          <w:rFonts w:eastAsia="Times New Roman"/>
          <w:color w:val="222222"/>
          <w:shd w:val="clear" w:color="auto" w:fill="FFFFFF"/>
        </w:rPr>
        <w:t xml:space="preserve">M. </w:t>
      </w:r>
      <w:r w:rsidRPr="002505DE">
        <w:rPr>
          <w:rFonts w:eastAsia="Times New Roman"/>
          <w:color w:val="222222"/>
          <w:shd w:val="clear" w:color="auto" w:fill="FFFFFF"/>
        </w:rPr>
        <w:t xml:space="preserve">Maechler, </w:t>
      </w:r>
      <w:r w:rsidR="00FA0AB3">
        <w:rPr>
          <w:rFonts w:eastAsia="Times New Roman"/>
          <w:color w:val="222222"/>
          <w:shd w:val="clear" w:color="auto" w:fill="FFFFFF"/>
        </w:rPr>
        <w:t xml:space="preserve">B.M. </w:t>
      </w:r>
      <w:r w:rsidRPr="002505DE">
        <w:rPr>
          <w:rFonts w:eastAsia="Times New Roman"/>
          <w:color w:val="222222"/>
          <w:shd w:val="clear" w:color="auto" w:fill="FFFFFF"/>
        </w:rPr>
        <w:t>Bolker</w:t>
      </w:r>
      <w:r w:rsidR="00FA0AB3">
        <w:rPr>
          <w:rFonts w:eastAsia="Times New Roman"/>
          <w:color w:val="222222"/>
          <w:shd w:val="clear" w:color="auto" w:fill="FFFFFF"/>
        </w:rPr>
        <w:t>.</w:t>
      </w:r>
      <w:r w:rsidRPr="002505DE">
        <w:rPr>
          <w:rFonts w:eastAsia="Times New Roman"/>
          <w:color w:val="222222"/>
          <w:shd w:val="clear" w:color="auto" w:fill="FFFFFF"/>
        </w:rPr>
        <w:t xml:space="preserve"> 2017. </w:t>
      </w:r>
      <w:proofErr w:type="spellStart"/>
      <w:r w:rsidRPr="002505DE">
        <w:rPr>
          <w:rFonts w:eastAsia="Times New Roman"/>
          <w:color w:val="222222"/>
          <w:shd w:val="clear" w:color="auto" w:fill="FFFFFF"/>
        </w:rPr>
        <w:t>glmmTMB</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lastRenderedPageBreak/>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Ciuti</w:t>
      </w:r>
      <w:proofErr w:type="spellEnd"/>
      <w:r w:rsidRPr="002505DE">
        <w:rPr>
          <w:rFonts w:eastAsia="Times New Roman"/>
          <w:color w:val="222222"/>
          <w:shd w:val="clear" w:color="auto" w:fill="FFFFFF"/>
        </w:rPr>
        <w:t xml:space="preserve">, S., J. M. Northrup, T. B. Muhly, S. Simi, M. </w:t>
      </w:r>
      <w:proofErr w:type="spellStart"/>
      <w:r w:rsidRPr="002505DE">
        <w:rPr>
          <w:rFonts w:eastAsia="Times New Roman"/>
          <w:color w:val="222222"/>
          <w:shd w:val="clear" w:color="auto" w:fill="FFFFFF"/>
        </w:rPr>
        <w:t>Musiani</w:t>
      </w:r>
      <w:proofErr w:type="spellEnd"/>
      <w:r w:rsidRPr="002505DE">
        <w:rPr>
          <w:rFonts w:eastAsia="Times New Roman"/>
          <w:color w:val="222222"/>
          <w:shd w:val="clear" w:color="auto" w:fill="FFFFFF"/>
        </w:rPr>
        <w:t xml:space="preserve">,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proofErr w:type="spellStart"/>
      <w:r w:rsidR="00FA0AB3">
        <w:rPr>
          <w:rFonts w:eastAsia="Times New Roman"/>
          <w:color w:val="222222"/>
          <w:shd w:val="clear" w:color="auto" w:fill="FFFFFF"/>
        </w:rPr>
        <w:t>b</w:t>
      </w:r>
      <w:r w:rsidRPr="002505DE">
        <w:rPr>
          <w:rFonts w:eastAsia="Times New Roman"/>
          <w:color w:val="222222"/>
          <w:shd w:val="clear" w:color="auto" w:fill="FFFFFF"/>
        </w:rPr>
        <w:t>ehaviour</w:t>
      </w:r>
      <w:proofErr w:type="spellEnd"/>
      <w:r w:rsidRPr="002505DE">
        <w:rPr>
          <w:rFonts w:eastAsia="Times New Roman"/>
          <w:color w:val="222222"/>
          <w:shd w:val="clear" w:color="auto" w:fill="FFFFFF"/>
        </w:rPr>
        <w:t xml:space="preserve">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S ONE 7</w:t>
      </w:r>
      <w:r w:rsidR="00FA0AB3">
        <w:rPr>
          <w:rFonts w:eastAsia="Times New Roman"/>
          <w:color w:val="222222"/>
          <w:shd w:val="clear" w:color="auto" w:fill="FFFFFF"/>
        </w:rPr>
        <w:t>:e50611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Coe, P. K., D. A. Clark, R. M. Nielson, S. C. Gregory, J. B. Cupples,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r w:rsidRPr="00724CD0">
        <w:rPr>
          <w:color w:val="000000"/>
        </w:rPr>
        <w:t xml:space="preserve">Coppes, J., J. </w:t>
      </w:r>
      <w:proofErr w:type="spellStart"/>
      <w:r w:rsidRPr="00724CD0">
        <w:rPr>
          <w:color w:val="000000"/>
        </w:rPr>
        <w:t>Ehrlacher</w:t>
      </w:r>
      <w:proofErr w:type="spellEnd"/>
      <w:r w:rsidRPr="00724CD0">
        <w:rPr>
          <w:color w:val="000000"/>
        </w:rPr>
        <w:t xml:space="preserve">, D. Thiel, R. </w:t>
      </w:r>
      <w:proofErr w:type="spellStart"/>
      <w:r w:rsidRPr="00724CD0">
        <w:rPr>
          <w:color w:val="000000"/>
        </w:rPr>
        <w:t>Suchant</w:t>
      </w:r>
      <w:proofErr w:type="spellEnd"/>
      <w:r w:rsidRPr="00724CD0">
        <w:rPr>
          <w:color w:val="000000"/>
        </w:rPr>
        <w:t xml:space="preserve">, and V. </w:t>
      </w:r>
      <w:proofErr w:type="spellStart"/>
      <w:r w:rsidRPr="00724CD0">
        <w:rPr>
          <w:color w:val="000000"/>
        </w:rPr>
        <w:t>Braunisch</w:t>
      </w:r>
      <w:proofErr w:type="spellEnd"/>
      <w:r w:rsidRPr="00724CD0">
        <w:rPr>
          <w:color w:val="000000"/>
        </w:rPr>
        <w:t xml:space="preserve">.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Crawford, D. A., L. M. Conner, M. Clinchy, L. Y. Zanette, and M. J. Cherry. 2022. Prey tells, large herbivores fear the human ‘super predator.’ </w:t>
      </w:r>
      <w:proofErr w:type="spellStart"/>
      <w:r w:rsidRPr="002505DE">
        <w:rPr>
          <w:rFonts w:eastAsia="Times New Roman"/>
          <w:color w:val="222222"/>
          <w:shd w:val="clear" w:color="auto" w:fill="FFFFFF"/>
        </w:rPr>
        <w:t>Oecologia</w:t>
      </w:r>
      <w:proofErr w:type="spellEnd"/>
      <w:r w:rsidRPr="002505DE">
        <w:rPr>
          <w:rFonts w:eastAsia="Times New Roman"/>
          <w:color w:val="222222"/>
          <w:shd w:val="clear" w:color="auto" w:fill="FFFFFF"/>
        </w:rPr>
        <w:t xml:space="preserve">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S ONE 8</w:t>
      </w:r>
      <w:r w:rsidR="00FA0AB3">
        <w:rPr>
          <w:rFonts w:eastAsia="Times New Roman"/>
          <w:color w:val="222222"/>
          <w:shd w:val="clear" w:color="auto" w:fill="FFFFFF"/>
        </w:rPr>
        <w:t>:e82738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proofErr w:type="spellStart"/>
      <w:r w:rsidRPr="00724CD0">
        <w:rPr>
          <w:color w:val="000000"/>
        </w:rPr>
        <w:lastRenderedPageBreak/>
        <w:t>Darimont</w:t>
      </w:r>
      <w:proofErr w:type="spellEnd"/>
      <w:r w:rsidRPr="00724CD0">
        <w:rPr>
          <w:color w:val="000000"/>
        </w:rPr>
        <w:t xml:space="preserve">, C. T., C. H. Fox, H. M. Bryan, and T. E. </w:t>
      </w:r>
      <w:proofErr w:type="spellStart"/>
      <w:r w:rsidRPr="00724CD0">
        <w:rPr>
          <w:color w:val="000000"/>
        </w:rPr>
        <w:t>Reimchen</w:t>
      </w:r>
      <w:proofErr w:type="spellEnd"/>
      <w:r w:rsidRPr="00724CD0">
        <w:rPr>
          <w:color w:val="000000"/>
        </w:rPr>
        <w:t>.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r w:rsidRPr="00BF16C4">
        <w:rPr>
          <w:color w:val="333333"/>
          <w:shd w:val="clear" w:color="auto" w:fill="FFFFFF"/>
        </w:rPr>
        <w:t>Dewitz,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20"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Dorresteijn</w:t>
      </w:r>
      <w:proofErr w:type="spellEnd"/>
      <w:r w:rsidRPr="00724CD0">
        <w:rPr>
          <w:color w:val="222222"/>
          <w:shd w:val="clear" w:color="auto" w:fill="FFFFFF"/>
        </w:rPr>
        <w:t xml:space="preserve">, I., J. </w:t>
      </w:r>
      <w:proofErr w:type="spellStart"/>
      <w:r w:rsidRPr="00724CD0">
        <w:rPr>
          <w:color w:val="222222"/>
          <w:shd w:val="clear" w:color="auto" w:fill="FFFFFF"/>
        </w:rPr>
        <w:t>Schultner</w:t>
      </w:r>
      <w:proofErr w:type="spellEnd"/>
      <w:r w:rsidRPr="00724CD0">
        <w:rPr>
          <w:color w:val="222222"/>
          <w:shd w:val="clear" w:color="auto" w:fill="FFFFFF"/>
        </w:rPr>
        <w:t xml:space="preserve">, D. G. Nimmo, J. Fischer, J. </w:t>
      </w:r>
      <w:proofErr w:type="spellStart"/>
      <w:r w:rsidRPr="00724CD0">
        <w:rPr>
          <w:color w:val="222222"/>
          <w:shd w:val="clear" w:color="auto" w:fill="FFFFFF"/>
        </w:rPr>
        <w:t>Hanspach</w:t>
      </w:r>
      <w:proofErr w:type="spellEnd"/>
      <w:r w:rsidRPr="00724CD0">
        <w:rPr>
          <w:color w:val="222222"/>
          <w:shd w:val="clear" w:color="auto" w:fill="FFFFFF"/>
        </w:rPr>
        <w:t xml:space="preserve">, T. Kuemmerle,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Dzialak</w:t>
      </w:r>
      <w:proofErr w:type="spellEnd"/>
      <w:r w:rsidRPr="002505DE">
        <w:rPr>
          <w:rFonts w:eastAsia="Times New Roman"/>
          <w:color w:val="222222"/>
          <w:shd w:val="clear" w:color="auto" w:fill="FFFFFF"/>
        </w:rPr>
        <w:t xml:space="preserve">, M. R., S. M. Harju, R. G. Osborn, J. J. </w:t>
      </w:r>
      <w:proofErr w:type="spellStart"/>
      <w:r w:rsidRPr="002505DE">
        <w:rPr>
          <w:rFonts w:eastAsia="Times New Roman"/>
          <w:color w:val="222222"/>
          <w:shd w:val="clear" w:color="auto" w:fill="FFFFFF"/>
        </w:rPr>
        <w:t>Wondzell</w:t>
      </w:r>
      <w:proofErr w:type="spellEnd"/>
      <w:r w:rsidRPr="002505DE">
        <w:rPr>
          <w:rFonts w:eastAsia="Times New Roman"/>
          <w:color w:val="222222"/>
          <w:shd w:val="clear" w:color="auto" w:fill="FFFFFF"/>
        </w:rPr>
        <w:t>,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S ONE 6</w:t>
      </w:r>
      <w:r w:rsidR="00BF16C4">
        <w:rPr>
          <w:rFonts w:eastAsia="Times New Roman"/>
          <w:color w:val="222222"/>
          <w:shd w:val="clear" w:color="auto" w:fill="FFFFFF"/>
        </w:rPr>
        <w:t>:e14597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lastRenderedPageBreak/>
        <w:t>Fieberg</w:t>
      </w:r>
      <w:proofErr w:type="spellEnd"/>
      <w:r w:rsidRPr="002505DE">
        <w:rPr>
          <w:rFonts w:eastAsia="Times New Roman"/>
          <w:color w:val="222222"/>
          <w:shd w:val="clear" w:color="auto" w:fill="FFFFFF"/>
        </w:rPr>
        <w:t>, J., J. Signer, B. Smith, and T. Avgar.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Wittmer.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Bronaugh,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Frid,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Gaynor, K. M., C. E. Hojnowski, N. H. Carter, and J. S. Brashares.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L. Stenglein, J. N. Pauli, and B. Zuckerberg. 2022. Human disturbance compresses the spatiotemporal niche. Proceedings of the National Academy of Sciences 119:</w:t>
      </w:r>
      <w:r w:rsidR="00277AA8">
        <w:rPr>
          <w:rFonts w:eastAsia="Times New Roman"/>
          <w:color w:val="222222"/>
          <w:shd w:val="clear" w:color="auto" w:fill="FFFFFF"/>
        </w:rPr>
        <w:t>e2206339119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Gutiérrez-González, C. E., M. A. Gómez-Ramírez, C. A. López-González, and P. F. Doherty. 2015. Are private reserves effective for jaguar conservation?</w:t>
      </w:r>
      <w:r w:rsidR="003D0A8A">
        <w:rPr>
          <w:rFonts w:eastAsia="Times New Roman"/>
          <w:color w:val="000000"/>
        </w:rPr>
        <w:t>.</w:t>
      </w:r>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S ONE 10:</w:t>
      </w:r>
      <w:r w:rsidR="00277AA8">
        <w:rPr>
          <w:rFonts w:eastAsia="Times New Roman"/>
          <w:color w:val="000000"/>
        </w:rPr>
        <w:t>e0137541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Hebblewhite</w:t>
      </w:r>
      <w:proofErr w:type="spellEnd"/>
      <w:r w:rsidRPr="002505DE">
        <w:rPr>
          <w:rFonts w:eastAsia="Times New Roman"/>
          <w:color w:val="000000"/>
        </w:rPr>
        <w:t xml:space="preserv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Hurley, M. A., J. W. Unsworth, P. Zager,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xml:space="preserve">, E. O. Garton, D. M. Montgomery, J. R. Skalski, and C. L. Maycock.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Johnson, H. E., J. R. Sushinsky,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Kalies,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r w:rsidRPr="002505DE">
        <w:rPr>
          <w:rFonts w:eastAsia="Times New Roman"/>
          <w:color w:val="1C1D1E"/>
          <w:shd w:val="clear" w:color="auto" w:fill="FFFFFF"/>
        </w:rPr>
        <w:t>Millspaugh</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r w:rsidRPr="002505DE">
        <w:rPr>
          <w:rFonts w:eastAsia="Times New Roman"/>
          <w:color w:val="1C1D1E"/>
          <w:shd w:val="clear" w:color="auto" w:fill="FFFFFF"/>
        </w:rPr>
        <w:t>McShea</w:t>
      </w:r>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areas?</w:t>
      </w:r>
      <w:r w:rsidR="00204958">
        <w:rPr>
          <w:rFonts w:eastAsia="Times New Roman"/>
          <w:color w:val="1C1D1E"/>
          <w:shd w:val="clear" w:color="auto" w:fill="FFFFFF"/>
        </w:rPr>
        <w:t>.</w:t>
      </w:r>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 xml:space="preserve">Kohl, M. T., T. K. Ruth, M. C. Metz, D. R. Stahler, D. W. Smith, P. J. White, and D. R. </w:t>
      </w:r>
      <w:proofErr w:type="spellStart"/>
      <w:r w:rsidRPr="002505DE">
        <w:rPr>
          <w:rFonts w:eastAsia="Times New Roman"/>
          <w:color w:val="222222"/>
          <w:shd w:val="clear" w:color="auto" w:fill="FFFFFF"/>
        </w:rPr>
        <w:t>MacNulty</w:t>
      </w:r>
      <w:proofErr w:type="spellEnd"/>
      <w:r w:rsidRPr="002505DE">
        <w:rPr>
          <w:rFonts w:eastAsia="Times New Roman"/>
          <w:color w:val="222222"/>
          <w:shd w:val="clear" w:color="auto" w:fill="FFFFFF"/>
        </w:rPr>
        <w:t>. 2019. Do prey select for vacant hunting domains to minimize a multi-predator threat?</w:t>
      </w:r>
      <w:r w:rsidR="003D0A8A">
        <w:rPr>
          <w:rFonts w:eastAsia="Times New Roman"/>
          <w:color w:val="222222"/>
          <w:shd w:val="clear" w:color="auto" w:fill="FFFFFF"/>
        </w:rPr>
        <w:t>.</w:t>
      </w:r>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r w:rsidRPr="002505DE">
        <w:rPr>
          <w:rFonts w:eastAsia="Times New Roman"/>
          <w:color w:val="000000"/>
        </w:rPr>
        <w:t>Kreye,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Ladle, A., T. Avgar, M. Wheatley, G. B. Stenhouse, S. E. Nielsen, and M. S. Boyce. 2019. Grizzly bear response to </w:t>
      </w:r>
      <w:proofErr w:type="spellStart"/>
      <w:r w:rsidRPr="00724CD0">
        <w:rPr>
          <w:color w:val="222222"/>
          <w:shd w:val="clear" w:color="auto" w:fill="FFFFFF"/>
        </w:rPr>
        <w:t>spatio</w:t>
      </w:r>
      <w:proofErr w:type="spellEnd"/>
      <w:r w:rsidRPr="00724CD0">
        <w:rPr>
          <w:color w:val="222222"/>
          <w:shd w:val="clear" w:color="auto" w:fill="FFFFFF"/>
        </w:rPr>
        <w:t>-temporal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Larson, C. L., S. E. Reed, A. M. </w:t>
      </w:r>
      <w:proofErr w:type="spellStart"/>
      <w:r w:rsidRPr="002505DE">
        <w:rPr>
          <w:rFonts w:eastAsia="Times New Roman"/>
          <w:color w:val="222222"/>
          <w:shd w:val="clear" w:color="auto" w:fill="FFFFFF"/>
        </w:rPr>
        <w:t>Merenlender</w:t>
      </w:r>
      <w:proofErr w:type="spellEnd"/>
      <w:r w:rsidRPr="002505DE">
        <w:rPr>
          <w:rFonts w:eastAsia="Times New Roman"/>
          <w:color w:val="222222"/>
          <w:shd w:val="clear" w:color="auto" w:fill="FFFFFF"/>
        </w:rPr>
        <w:t>,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S ONE 11:</w:t>
      </w:r>
      <w:r w:rsidR="00204958">
        <w:rPr>
          <w:rFonts w:eastAsia="Times New Roman"/>
          <w:color w:val="222222"/>
          <w:shd w:val="clear" w:color="auto" w:fill="FFFFFF"/>
        </w:rPr>
        <w:t>e0167259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 xml:space="preserve">Larson, C. L., S. E. Reed, A. M. </w:t>
      </w:r>
      <w:proofErr w:type="spellStart"/>
      <w:r w:rsidRPr="00724CD0">
        <w:rPr>
          <w:color w:val="222222"/>
          <w:shd w:val="clear" w:color="auto" w:fill="FFFFFF"/>
        </w:rPr>
        <w:t>Merenlender</w:t>
      </w:r>
      <w:proofErr w:type="spellEnd"/>
      <w:r w:rsidRPr="00724CD0">
        <w:rPr>
          <w:color w:val="222222"/>
          <w:shd w:val="clear" w:color="auto" w:fill="FFFFFF"/>
        </w:rPr>
        <w:t>, and K. R. Crooks. 2019. A meta‐analysis of recreation effects on vertebrate species richness and abundance. Conservation Science and Practice 1:</w:t>
      </w:r>
      <w:r>
        <w:rPr>
          <w:color w:val="222222"/>
          <w:shd w:val="clear" w:color="auto" w:fill="FFFFFF"/>
        </w:rPr>
        <w:t>e93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Laundre</w:t>
      </w:r>
      <w:proofErr w:type="spellEnd"/>
      <w:r w:rsidRPr="00724CD0">
        <w:rPr>
          <w:color w:val="222222"/>
          <w:shd w:val="clear" w:color="auto" w:fill="FFFFFF"/>
        </w:rPr>
        <w:t>,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an human activity benefit threatened species by displacing predators?</w:t>
      </w:r>
      <w:r w:rsidR="00204958">
        <w:rPr>
          <w:rFonts w:eastAsia="Times New Roman"/>
          <w:color w:val="222222"/>
          <w:shd w:val="clear" w:color="auto" w:fill="FFFFFF"/>
        </w:rPr>
        <w:t>.</w:t>
      </w:r>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Lesmerises, F., Johnson, C. J., &amp; St-Laurent, M. H. 2017. Refuge or predation </w:t>
      </w:r>
      <w:proofErr w:type="gramStart"/>
      <w:r w:rsidRPr="002505DE">
        <w:rPr>
          <w:rFonts w:eastAsia="Times New Roman"/>
          <w:color w:val="222222"/>
          <w:shd w:val="clear" w:color="auto" w:fill="FFFFFF"/>
        </w:rPr>
        <w:t>risk?</w:t>
      </w:r>
      <w:proofErr w:type="gramEnd"/>
      <w:r w:rsidRPr="002505DE">
        <w:rPr>
          <w:rFonts w:eastAsia="Times New Roman"/>
          <w:color w:val="222222"/>
          <w:shd w:val="clear" w:color="auto" w:fill="FFFFFF"/>
        </w:rPr>
        <w:t xml:space="preserve">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Leu, M., S. E. Hanser,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Loonam, K. E., D. E. Ausband,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Loonam, K. E., P. M. Lukacs, D. E. Ausband,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r w:rsidR="00204958">
        <w:rPr>
          <w:rFonts w:eastAsia="Times New Roman"/>
          <w:color w:val="222222"/>
          <w:shd w:val="clear" w:color="auto" w:fill="FFFFFF"/>
        </w:rPr>
        <w:t>0:e02388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proofErr w:type="spellStart"/>
      <w:r>
        <w:lastRenderedPageBreak/>
        <w:t>Mallord</w:t>
      </w:r>
      <w:proofErr w:type="spellEnd"/>
      <w:r>
        <w:t xml:space="preserve">, J. W., P. M. Dolman, A. Brown, and W. J. Sutherland. 2007. Quantifying density dependence in a bird population using human disturbance. </w:t>
      </w:r>
      <w:proofErr w:type="spellStart"/>
      <w:r>
        <w:t>Oecologia</w:t>
      </w:r>
      <w:proofErr w:type="spellEnd"/>
      <w:r>
        <w:t xml:space="preserve">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Marion, S., A. Davies, U. Demšar,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McGarigal</w:t>
      </w:r>
      <w:proofErr w:type="spellEnd"/>
      <w:r w:rsidRPr="002505DE">
        <w:rPr>
          <w:rFonts w:eastAsia="Times New Roman"/>
          <w:color w:val="222222"/>
          <w:shd w:val="clear" w:color="auto" w:fill="FFFFFF"/>
        </w:rPr>
        <w:t>,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McMurry, S., A. K. Moeller, J. Goerz, and H. S. Robinson. 2023. Using space to event modeling to estimate density of multiple species in northeastern Washington. Wildlife Society Bulletin 47:</w:t>
      </w:r>
      <w:r w:rsidR="00CF5E08">
        <w:rPr>
          <w:rFonts w:eastAsia="Times New Roman"/>
          <w:color w:val="222222"/>
          <w:shd w:val="clear" w:color="auto" w:fill="FFFFFF"/>
        </w:rPr>
        <w:t>e1390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Merrill, E., J. Killeen, J. Pettit, M. Trottier, H. Martin, J. Berg, H. Bohm, S. Eggeman, and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w:t>
      </w:r>
      <w:r w:rsidRPr="002505DE">
        <w:rPr>
          <w:rFonts w:eastAsia="Times New Roman"/>
          <w:color w:val="222222"/>
          <w:shd w:val="clear" w:color="auto" w:fill="FFFFFF"/>
        </w:rPr>
        <w:lastRenderedPageBreak/>
        <w:t xml:space="preserve">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R. F., J. C. Chambers, L. Evers, C. J. Williams, K. A. Snyder, B. A. Roundy, and F. B. Pierson. 2019. The ecology, history, ecohydrology, and management of pinyon and juniper woodlands in the great basin and northern Colorado plateau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A.K., P.M. Lukacs, J.S. Horne. 2018. Three novel methods to estimate abundance of unmarked animals using remote cameras. Ecosphere 9:e02331.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Moeller, A. K., and P. M. Lukacs. 2022. </w:t>
      </w:r>
      <w:proofErr w:type="spellStart"/>
      <w:r w:rsidRPr="002505DE">
        <w:rPr>
          <w:rFonts w:eastAsia="Times New Roman"/>
          <w:color w:val="222222"/>
          <w:shd w:val="clear" w:color="auto" w:fill="FFFFFF"/>
        </w:rPr>
        <w:t>spaceNtime</w:t>
      </w:r>
      <w:proofErr w:type="spellEnd"/>
      <w:r w:rsidRPr="002505DE">
        <w:rPr>
          <w:rFonts w:eastAsia="Times New Roman"/>
          <w:color w:val="222222"/>
          <w:shd w:val="clear" w:color="auto" w:fill="FFFFFF"/>
        </w:rPr>
        <w:t>: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lastRenderedPageBreak/>
        <w:t xml:space="preserve">Moll, R. J., A. K. Killion, M. W. Hayward, and R. A. Montgomery. 2021. A framework for the </w:t>
      </w:r>
      <w:proofErr w:type="spellStart"/>
      <w:r>
        <w:rPr>
          <w:color w:val="222222"/>
          <w:shd w:val="clear" w:color="auto" w:fill="FFFFFF"/>
        </w:rPr>
        <w:t>E</w:t>
      </w:r>
      <w:r w:rsidRPr="00724CD0">
        <w:rPr>
          <w:color w:val="222222"/>
          <w:shd w:val="clear" w:color="auto" w:fill="FFFFFF"/>
        </w:rPr>
        <w:t>ltonian</w:t>
      </w:r>
      <w:proofErr w:type="spellEnd"/>
      <w:r w:rsidRPr="00724CD0">
        <w:rPr>
          <w:color w:val="222222"/>
          <w:shd w:val="clear" w:color="auto" w:fill="FFFFFF"/>
        </w:rPr>
        <w:t xml:space="preserve"> niche of humans. </w:t>
      </w:r>
      <w:proofErr w:type="spellStart"/>
      <w:r w:rsidRPr="00724CD0">
        <w:rPr>
          <w:color w:val="222222"/>
          <w:shd w:val="clear" w:color="auto" w:fill="FFFFFF"/>
        </w:rPr>
        <w:t>BioScience</w:t>
      </w:r>
      <w:proofErr w:type="spellEnd"/>
      <w:r w:rsidRPr="00724CD0">
        <w:rPr>
          <w:color w:val="222222"/>
          <w:shd w:val="clear" w:color="auto" w:fill="FFFFFF"/>
        </w:rPr>
        <w:t xml:space="preserv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Kie,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Monz, C. A., C. M. Pickering, and W. L. Hadwen.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Moraga, A. D., A. E. Martin, and L. Fahrig.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Ngoprasert, A. K. Fuller, B. McLellan, R. Steinmetz, S. Sharma, D. </w:t>
      </w:r>
      <w:proofErr w:type="spellStart"/>
      <w:r w:rsidRPr="002505DE">
        <w:rPr>
          <w:rFonts w:eastAsia="Times New Roman"/>
          <w:color w:val="222222"/>
          <w:shd w:val="clear" w:color="auto" w:fill="FFFFFF"/>
        </w:rPr>
        <w:t>Garshelis</w:t>
      </w:r>
      <w:proofErr w:type="spellEnd"/>
      <w:r w:rsidRPr="002505DE">
        <w:rPr>
          <w:rFonts w:eastAsia="Times New Roman"/>
          <w:color w:val="222222"/>
          <w:shd w:val="clear" w:color="auto" w:fill="FFFFFF"/>
        </w:rPr>
        <w:t xml:space="preserve">, A. Gopalaswamy, M. A. Nawaz, and U. Karanth.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ears. Global Ecology and Conservation 35:e02058.</w:t>
      </w:r>
    </w:p>
    <w:p w14:paraId="437A4642" w14:textId="011D496F" w:rsidR="00783B17" w:rsidRPr="002505DE" w:rsidRDefault="00783B17" w:rsidP="00167887">
      <w:pPr>
        <w:pStyle w:val="NormalWeb"/>
        <w:spacing w:line="480" w:lineRule="auto"/>
        <w:ind w:left="835" w:hanging="835"/>
      </w:pPr>
      <w:r>
        <w:t xml:space="preserve">Muhly, T. B., C. Semeniuk, A. </w:t>
      </w:r>
      <w:proofErr w:type="spellStart"/>
      <w:r>
        <w:t>Massolo</w:t>
      </w:r>
      <w:proofErr w:type="spellEnd"/>
      <w:r>
        <w:t xml:space="preserve">, L. Hickman, and M. </w:t>
      </w:r>
      <w:proofErr w:type="spellStart"/>
      <w:r>
        <w:t>Musiani</w:t>
      </w:r>
      <w:proofErr w:type="spellEnd"/>
      <w:r>
        <w:t>. 2011. Human activity helps prey win the predator-prey space race. PLOS ONE 6:</w:t>
      </w:r>
      <w:r w:rsidR="006A5ABE">
        <w:t>e17050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Naidoo, R., and A. C. Burton. 2020. Relative effects of recreational activities on a temperate terrestrial wildlife assemblage. Conservation Science and Practice 2:</w:t>
      </w:r>
      <w:r>
        <w:rPr>
          <w:color w:val="222222"/>
          <w:shd w:val="clear" w:color="auto" w:fill="FFFFFF"/>
        </w:rPr>
        <w:t>e271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M. L. Allen, and C. C. Wilmers.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A. C. Nisi, and C. C. Wilmers. 2021. Energetics and fear of humans constrain the spatial ecology of pumas. PNAS 118:</w:t>
      </w:r>
      <w:r w:rsidR="008E7EE0">
        <w:rPr>
          <w:rFonts w:eastAsia="Times New Roman"/>
          <w:color w:val="222222"/>
          <w:shd w:val="clear" w:color="auto" w:fill="FFFFFF"/>
        </w:rPr>
        <w:t>e2004592118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Akre, J. Drescher-Lehman, E. </w:t>
      </w:r>
      <w:proofErr w:type="spellStart"/>
      <w:r w:rsidRPr="002505DE">
        <w:rPr>
          <w:rFonts w:eastAsia="Times New Roman"/>
          <w:color w:val="222222"/>
          <w:shd w:val="clear" w:color="auto" w:fill="FFFFFF"/>
        </w:rPr>
        <w:t>Gurarie</w:t>
      </w:r>
      <w:proofErr w:type="spellEnd"/>
      <w:r w:rsidRPr="002505DE">
        <w:rPr>
          <w:rFonts w:eastAsia="Times New Roman"/>
          <w:color w:val="222222"/>
          <w:shd w:val="clear" w:color="auto" w:fill="FFFFFF"/>
        </w:rPr>
        <w:t xml:space="preserv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Pr="002505DE"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w:t>
      </w:r>
      <w:proofErr w:type="spellStart"/>
      <w:r w:rsidRPr="002505DE">
        <w:rPr>
          <w:rFonts w:eastAsia="Times New Roman"/>
          <w:color w:val="222222"/>
          <w:shd w:val="clear" w:color="auto" w:fill="FFFFFF"/>
        </w:rPr>
        <w:t>nlme</w:t>
      </w:r>
      <w:proofErr w:type="spellEnd"/>
      <w:r w:rsidRPr="002505DE">
        <w:rPr>
          <w:rFonts w:eastAsia="Times New Roman"/>
          <w:color w:val="222222"/>
          <w:shd w:val="clear" w:color="auto" w:fill="FFFFFF"/>
        </w:rPr>
        <w:t xml:space="preserv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Alldredge.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Price, M. V., E. H. </w:t>
      </w:r>
      <w:proofErr w:type="spellStart"/>
      <w:r w:rsidRPr="002505DE">
        <w:rPr>
          <w:rFonts w:eastAsia="Times New Roman"/>
          <w:color w:val="222222"/>
          <w:shd w:val="clear" w:color="auto" w:fill="FFFFFF"/>
        </w:rPr>
        <w:t>Strombom</w:t>
      </w:r>
      <w:proofErr w:type="spellEnd"/>
      <w:r w:rsidRPr="002505DE">
        <w:rPr>
          <w:rFonts w:eastAsia="Times New Roman"/>
          <w:color w:val="222222"/>
          <w:shd w:val="clear" w:color="auto" w:fill="FFFFFF"/>
        </w:rPr>
        <w:t>,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t xml:space="preserve">Reed, S. E., and A. M. </w:t>
      </w:r>
      <w:proofErr w:type="spellStart"/>
      <w:r>
        <w:t>Merenlender</w:t>
      </w:r>
      <w:proofErr w:type="spellEnd"/>
      <w:r>
        <w:t>.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Leimgruber.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Romme, W. H., C. D. Allen, J. D. Bailey, W. L. Baker, B. T. </w:t>
      </w:r>
      <w:proofErr w:type="spellStart"/>
      <w:r w:rsidRPr="002505DE">
        <w:rPr>
          <w:rFonts w:eastAsia="Times New Roman"/>
          <w:color w:val="222222"/>
          <w:shd w:val="clear" w:color="auto" w:fill="FFFFFF"/>
        </w:rPr>
        <w:t>Bestelmeyer</w:t>
      </w:r>
      <w:proofErr w:type="spellEnd"/>
      <w:r w:rsidRPr="002505DE">
        <w:rPr>
          <w:rFonts w:eastAsia="Times New Roman"/>
          <w:color w:val="222222"/>
          <w:shd w:val="clear" w:color="auto" w:fill="FFFFFF"/>
        </w:rPr>
        <w:t xml:space="preserve">, P. M. Brown, K. S. Eisenhart, M. L. Floyd, D. W. Huffman, B. F. Jacobs, R. F. Miller, E. H. </w:t>
      </w:r>
      <w:proofErr w:type="spellStart"/>
      <w:r w:rsidRPr="002505DE">
        <w:rPr>
          <w:rFonts w:eastAsia="Times New Roman"/>
          <w:color w:val="222222"/>
          <w:shd w:val="clear" w:color="auto" w:fill="FFFFFF"/>
        </w:rPr>
        <w:t>Muldavin</w:t>
      </w:r>
      <w:proofErr w:type="spellEnd"/>
      <w:r w:rsidRPr="002505DE">
        <w:rPr>
          <w:rFonts w:eastAsia="Times New Roman"/>
          <w:color w:val="222222"/>
          <w:shd w:val="clear" w:color="auto" w:fill="FFFFFF"/>
        </w:rPr>
        <w:t>, T. W. Swetnam, R. J. Tausch, and P. J. Weisberg. 2009. Historical and modern disturbance regimes, stand structures, and landscape dynamics in piñon-</w:t>
      </w:r>
      <w:r w:rsidRPr="002505DE">
        <w:rPr>
          <w:rFonts w:eastAsia="Times New Roman"/>
          <w:color w:val="222222"/>
          <w:shd w:val="clear" w:color="auto" w:fill="FFFFFF"/>
        </w:rPr>
        <w:lastRenderedPageBreak/>
        <w:t>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w:t>
      </w:r>
      <w:proofErr w:type="spellStart"/>
      <w:r w:rsidRPr="002505DE">
        <w:rPr>
          <w:rFonts w:eastAsia="Times New Roman"/>
          <w:color w:val="222222"/>
          <w:shd w:val="clear" w:color="auto" w:fill="FFFFFF"/>
        </w:rPr>
        <w:t>Abolaffio</w:t>
      </w:r>
      <w:proofErr w:type="spellEnd"/>
      <w:r w:rsidRPr="002505DE">
        <w:rPr>
          <w:rFonts w:eastAsia="Times New Roman"/>
          <w:color w:val="222222"/>
          <w:shd w:val="clear" w:color="auto" w:fill="FFFFFF"/>
        </w:rPr>
        <w:t xml:space="preserve">, F. Ossi, B. Franzetti, F. </w:t>
      </w:r>
      <w:proofErr w:type="spellStart"/>
      <w:r w:rsidRPr="002505DE">
        <w:rPr>
          <w:rFonts w:eastAsia="Times New Roman"/>
          <w:color w:val="222222"/>
          <w:shd w:val="clear" w:color="auto" w:fill="FFFFFF"/>
        </w:rPr>
        <w:t>Cagnacci</w:t>
      </w:r>
      <w:proofErr w:type="spellEnd"/>
      <w:r w:rsidRPr="002505DE">
        <w:rPr>
          <w:rFonts w:eastAsia="Times New Roman"/>
          <w:color w:val="222222"/>
          <w:shd w:val="clear" w:color="auto" w:fill="FFFFFF"/>
        </w:rPr>
        <w:t xml:space="preserve">,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Sawyer, H., R. M. Nielson, F. Lindzey,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Sawyer, H., N. M. Korfanta,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w:t>
      </w:r>
      <w:proofErr w:type="spellStart"/>
      <w:r w:rsidRPr="002505DE">
        <w:rPr>
          <w:rFonts w:eastAsia="Times New Roman"/>
          <w:color w:val="212121"/>
        </w:rPr>
        <w:t>Peckarsky</w:t>
      </w:r>
      <w:proofErr w:type="spellEnd"/>
      <w:r w:rsidRPr="002505DE">
        <w:rPr>
          <w:rFonts w:eastAsia="Times New Roman"/>
          <w:color w:val="212121"/>
        </w:rPr>
        <w:t xml:space="preserve">, E. L. Preisser, G. C. Trussel, and J. R. Vonesh.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lastRenderedPageBreak/>
        <w:t>Sévêque</w:t>
      </w:r>
      <w:proofErr w:type="spellEnd"/>
      <w:r w:rsidRPr="00724CD0">
        <w:rPr>
          <w:color w:val="222222"/>
          <w:shd w:val="clear" w:color="auto" w:fill="FFFFFF"/>
        </w:rPr>
        <w:t xml:space="preserve">, A., L. K. Gentle, J. V. López-Bao, R. W. Yarnell, and A. Uzal.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Alldredge,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Boeker.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t xml:space="preserve">Signer J, </w:t>
      </w:r>
      <w:proofErr w:type="spellStart"/>
      <w:r w:rsidRPr="002505DE">
        <w:rPr>
          <w:rFonts w:eastAsia="Times New Roman"/>
          <w:color w:val="212121"/>
          <w:shd w:val="clear" w:color="auto" w:fill="FFFFFF"/>
        </w:rPr>
        <w:t>Fieberg</w:t>
      </w:r>
      <w:proofErr w:type="spellEnd"/>
      <w:r w:rsidRPr="002505DE">
        <w:rPr>
          <w:rFonts w:eastAsia="Times New Roman"/>
          <w:color w:val="212121"/>
          <w:shd w:val="clear" w:color="auto" w:fill="FFFFFF"/>
        </w:rPr>
        <w:t xml:space="preserve"> J, Avgar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proofErr w:type="spellStart"/>
      <w:r w:rsidRPr="002505DE">
        <w:rPr>
          <w:rFonts w:eastAsia="Times New Roman"/>
          <w:color w:val="000000"/>
        </w:rPr>
        <w:t>MacNulty</w:t>
      </w:r>
      <w:proofErr w:type="spellEnd"/>
      <w:r w:rsidRPr="002505DE">
        <w:rPr>
          <w:rFonts w:eastAsia="Times New Roman"/>
          <w:color w:val="000000"/>
        </w:rPr>
        <w:t xml:space="preserve">, </w:t>
      </w:r>
      <w:r w:rsidR="00B71A0C">
        <w:rPr>
          <w:rFonts w:eastAsia="Times New Roman"/>
          <w:color w:val="000000"/>
        </w:rPr>
        <w:t xml:space="preserve">D. R. </w:t>
      </w:r>
      <w:r w:rsidRPr="002505DE">
        <w:rPr>
          <w:rFonts w:eastAsia="Times New Roman"/>
          <w:color w:val="000000"/>
        </w:rPr>
        <w:t xml:space="preserve">Stahler,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r w:rsidRPr="002505DE">
        <w:rPr>
          <w:rFonts w:eastAsia="Times New Roman"/>
          <w:color w:val="000000"/>
        </w:rPr>
        <w:t>Avgar.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Wilmers. 2018. Human activity reduces niche partitioning among three widespread </w:t>
      </w:r>
      <w:proofErr w:type="spellStart"/>
      <w:r w:rsidRPr="002505DE">
        <w:rPr>
          <w:rFonts w:eastAsia="Times New Roman"/>
          <w:color w:val="212121"/>
        </w:rPr>
        <w:t>mesocarnivores</w:t>
      </w:r>
      <w:proofErr w:type="spellEnd"/>
      <w:r w:rsidRPr="002505DE">
        <w:rPr>
          <w:rFonts w:eastAsia="Times New Roman"/>
          <w:color w:val="212121"/>
        </w:rPr>
        <w:t xml:space="preserve">.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lastRenderedPageBreak/>
        <w:t xml:space="preserve">Smith, J. A., E. Donadio, J. N. Pauli, M. J. Sheriff, and A. D. Middleton. 2019. Integrating temporal refugia into landscapes of fear: prey exploit predator downtimes to forage in risky places. </w:t>
      </w:r>
      <w:proofErr w:type="spellStart"/>
      <w:r w:rsidRPr="002505DE">
        <w:rPr>
          <w:rFonts w:eastAsia="Times New Roman"/>
          <w:color w:val="212121"/>
        </w:rPr>
        <w:t>Oecologia</w:t>
      </w:r>
      <w:proofErr w:type="spellEnd"/>
      <w:r w:rsidRPr="002505DE">
        <w:rPr>
          <w:rFonts w:eastAsia="Times New Roman"/>
          <w:color w:val="212121"/>
        </w:rPr>
        <w:t xml:space="preserve">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Suraci,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proofErr w:type="spellStart"/>
      <w:r w:rsidRPr="002505DE">
        <w:rPr>
          <w:rFonts w:eastAsia="Times New Roman"/>
          <w:color w:val="212121"/>
        </w:rPr>
        <w:t>Stankowich</w:t>
      </w:r>
      <w:proofErr w:type="spellEnd"/>
      <w:r w:rsidRPr="002505DE">
        <w:rPr>
          <w:rFonts w:eastAsia="Times New Roman"/>
          <w:color w:val="212121"/>
        </w:rPr>
        <w:t xml:space="preserve">,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t xml:space="preserve">Stewart, K. M., R. T. Bowyer, B. L. Dick, B. K. Johnson, and J. G. Kie. 2005. Density-dependent effects on physical condition and reproduction in North American elk: An experimental test. </w:t>
      </w:r>
      <w:proofErr w:type="spellStart"/>
      <w:r>
        <w:t>Oecologia</w:t>
      </w:r>
      <w:proofErr w:type="spellEnd"/>
      <w:r>
        <w:t xml:space="preserve"> 143:85–93.</w:t>
      </w:r>
    </w:p>
    <w:p w14:paraId="654ACCEA" w14:textId="5D91A903" w:rsidR="00783B17" w:rsidRPr="002505DE" w:rsidRDefault="00783B17" w:rsidP="00167887">
      <w:pPr>
        <w:pStyle w:val="NormalWeb"/>
        <w:spacing w:before="180" w:beforeAutospacing="0" w:after="0" w:afterAutospacing="0" w:line="480" w:lineRule="auto"/>
        <w:ind w:left="835" w:hanging="835"/>
      </w:pPr>
      <w:r w:rsidRPr="00724CD0">
        <w:rPr>
          <w:color w:val="212121"/>
        </w:rPr>
        <w:t>Suraci, J. P., M. Clinchy, L. Y. Zanette, and C. C. Wilmers.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r w:rsidRPr="002505DE">
        <w:rPr>
          <w:rFonts w:eastAsia="Times New Roman"/>
          <w:color w:val="212121"/>
          <w:shd w:val="clear" w:color="auto" w:fill="FFFFFF"/>
        </w:rPr>
        <w:t>Heske.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shd w:val="clear" w:color="auto" w:fill="FFFFFF"/>
        </w:rPr>
        <w:lastRenderedPageBreak/>
        <w:t>Tablado</w:t>
      </w:r>
      <w:proofErr w:type="spellEnd"/>
      <w:r w:rsidRPr="002505DE">
        <w:rPr>
          <w:rFonts w:eastAsia="Times New Roman"/>
          <w:color w:val="212121"/>
          <w:shd w:val="clear" w:color="auto" w:fill="FFFFFF"/>
        </w:rPr>
        <w:t>,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 xml:space="preserve">Tucker, M. A., K. </w:t>
      </w:r>
      <w:proofErr w:type="spellStart"/>
      <w:r w:rsidRPr="00724CD0">
        <w:rPr>
          <w:color w:val="212121"/>
        </w:rPr>
        <w:t>Böhning-</w:t>
      </w:r>
      <w:r>
        <w:rPr>
          <w:color w:val="212121"/>
        </w:rPr>
        <w:t>G</w:t>
      </w:r>
      <w:r w:rsidRPr="00724CD0">
        <w:rPr>
          <w:color w:val="212121"/>
        </w:rPr>
        <w:t>aese</w:t>
      </w:r>
      <w:proofErr w:type="spellEnd"/>
      <w:r w:rsidRPr="00724CD0">
        <w:rPr>
          <w:color w:val="212121"/>
        </w:rPr>
        <w:t xml:space="preserve">, W. F. Fagan, J. M. Fryxell, B. Van </w:t>
      </w:r>
      <w:proofErr w:type="spellStart"/>
      <w:r w:rsidRPr="00724CD0">
        <w:rPr>
          <w:color w:val="212121"/>
        </w:rPr>
        <w:t>Moorter</w:t>
      </w:r>
      <w:proofErr w:type="spellEnd"/>
      <w:r w:rsidRPr="00724CD0">
        <w:rPr>
          <w:color w:val="212121"/>
        </w:rPr>
        <w:t xml:space="preserve">, S. C. Alberts, A. H. Ali, A. M. Allen, N. Attias, T. Avgar, H. Bartlam-brooks, B. </w:t>
      </w:r>
      <w:proofErr w:type="spellStart"/>
      <w:r w:rsidRPr="00724CD0">
        <w:rPr>
          <w:color w:val="212121"/>
        </w:rPr>
        <w:t>Bayarbaatar</w:t>
      </w:r>
      <w:proofErr w:type="spellEnd"/>
      <w:r w:rsidRPr="00724CD0">
        <w:rPr>
          <w:color w:val="212121"/>
        </w:rPr>
        <w:t xml:space="preserve">, J. L. </w:t>
      </w:r>
      <w:proofErr w:type="spellStart"/>
      <w:r w:rsidRPr="00724CD0">
        <w:rPr>
          <w:color w:val="212121"/>
        </w:rPr>
        <w:t>Belant</w:t>
      </w:r>
      <w:proofErr w:type="spellEnd"/>
      <w:r w:rsidRPr="00724CD0">
        <w:rPr>
          <w:color w:val="212121"/>
        </w:rPr>
        <w:t xml:space="preserve">, A. </w:t>
      </w:r>
      <w:proofErr w:type="spellStart"/>
      <w:r w:rsidRPr="00724CD0">
        <w:rPr>
          <w:color w:val="212121"/>
        </w:rPr>
        <w:t>Bertassoni</w:t>
      </w:r>
      <w:proofErr w:type="spellEnd"/>
      <w:r w:rsidRPr="00724CD0">
        <w:rPr>
          <w:color w:val="212121"/>
        </w:rPr>
        <w:t xml:space="preserve">, D. Beyer, L. Bidner, F. M. Van </w:t>
      </w:r>
      <w:proofErr w:type="spellStart"/>
      <w:r w:rsidRPr="00724CD0">
        <w:rPr>
          <w:color w:val="212121"/>
        </w:rPr>
        <w:t>Beest</w:t>
      </w:r>
      <w:proofErr w:type="spellEnd"/>
      <w:r w:rsidRPr="00724CD0">
        <w:rPr>
          <w:color w:val="212121"/>
        </w:rPr>
        <w:t xml:space="preserve">, S. Blake, N. Blaum, C. </w:t>
      </w:r>
      <w:proofErr w:type="spellStart"/>
      <w:r w:rsidRPr="00724CD0">
        <w:rPr>
          <w:color w:val="212121"/>
        </w:rPr>
        <w:t>Bracis</w:t>
      </w:r>
      <w:proofErr w:type="spellEnd"/>
      <w:r w:rsidRPr="00724CD0">
        <w:rPr>
          <w:color w:val="212121"/>
        </w:rPr>
        <w:t xml:space="preserve">, D. Brown, P. J. N. De Bruyn, F. </w:t>
      </w:r>
      <w:proofErr w:type="spellStart"/>
      <w:r w:rsidRPr="00724CD0">
        <w:rPr>
          <w:color w:val="212121"/>
        </w:rPr>
        <w:t>Cagnacci</w:t>
      </w:r>
      <w:proofErr w:type="spellEnd"/>
      <w:r w:rsidRPr="00724CD0">
        <w:rPr>
          <w:color w:val="212121"/>
        </w:rPr>
        <w:t>, D. Diefenbach, I. Douglas-</w:t>
      </w:r>
      <w:r>
        <w:rPr>
          <w:color w:val="212121"/>
        </w:rPr>
        <w:t>H</w:t>
      </w:r>
      <w:r w:rsidRPr="00724CD0">
        <w:rPr>
          <w:color w:val="212121"/>
        </w:rPr>
        <w:t xml:space="preserve">amilton, J. Fennessy, C. Fichtel, W. Fiedler, C. Fischer, I. Fischhoff, C. H. Fleming, A. T. Ford, S. A. Fritz, B. Gehr, J. R. Goheen, E. </w:t>
      </w:r>
      <w:proofErr w:type="spellStart"/>
      <w:r w:rsidRPr="00724CD0">
        <w:rPr>
          <w:color w:val="212121"/>
        </w:rPr>
        <w:t>Gurarie</w:t>
      </w:r>
      <w:proofErr w:type="spellEnd"/>
      <w:r w:rsidRPr="00724CD0">
        <w:rPr>
          <w:color w:val="212121"/>
        </w:rPr>
        <w:t xml:space="preserve">, M. </w:t>
      </w:r>
      <w:proofErr w:type="spellStart"/>
      <w:r w:rsidRPr="00724CD0">
        <w:rPr>
          <w:color w:val="212121"/>
        </w:rPr>
        <w:t>Hebblewhite</w:t>
      </w:r>
      <w:proofErr w:type="spellEnd"/>
      <w:r w:rsidRPr="00724CD0">
        <w:rPr>
          <w:color w:val="212121"/>
        </w:rPr>
        <w:t xml:space="preserve">, M. Heurich, A. J. M. Hewison, C. Hof, E. Hurme, L. A. Isbell, R. Janssen, F. </w:t>
      </w:r>
      <w:proofErr w:type="spellStart"/>
      <w:r w:rsidRPr="00724CD0">
        <w:rPr>
          <w:color w:val="212121"/>
        </w:rPr>
        <w:t>Jeltsch</w:t>
      </w:r>
      <w:proofErr w:type="spellEnd"/>
      <w:r w:rsidRPr="00724CD0">
        <w:rPr>
          <w:color w:val="212121"/>
        </w:rPr>
        <w:t xml:space="preserve">, P. </w:t>
      </w:r>
      <w:proofErr w:type="spellStart"/>
      <w:r w:rsidRPr="00724CD0">
        <w:rPr>
          <w:color w:val="212121"/>
        </w:rPr>
        <w:t>Kaczensky</w:t>
      </w:r>
      <w:proofErr w:type="spellEnd"/>
      <w:r w:rsidRPr="00724CD0">
        <w:rPr>
          <w:color w:val="212121"/>
        </w:rPr>
        <w:t xml:space="preserve">, A. Kane, P. M. Kappeler, M. Kauffman, R. Kays, D. Kimuyu, F. Koch, B. </w:t>
      </w:r>
      <w:proofErr w:type="spellStart"/>
      <w:r w:rsidRPr="00724CD0">
        <w:rPr>
          <w:color w:val="212121"/>
        </w:rPr>
        <w:t>Kranstauber</w:t>
      </w:r>
      <w:proofErr w:type="spellEnd"/>
      <w:r w:rsidRPr="00724CD0">
        <w:rPr>
          <w:color w:val="212121"/>
        </w:rPr>
        <w:t>, S. Lapoint, J. Mattisson, E. P. Medici, U. Mellone, E. Merrill, T. A. Morrison, S. L. Díaz-</w:t>
      </w:r>
      <w:r>
        <w:rPr>
          <w:color w:val="212121"/>
        </w:rPr>
        <w:t>M</w:t>
      </w:r>
      <w:r w:rsidRPr="00724CD0">
        <w:rPr>
          <w:color w:val="212121"/>
        </w:rPr>
        <w:t xml:space="preserve">uñoz, A. </w:t>
      </w:r>
      <w:proofErr w:type="spellStart"/>
      <w:r w:rsidRPr="00724CD0">
        <w:rPr>
          <w:color w:val="212121"/>
        </w:rPr>
        <w:t>Mysterud</w:t>
      </w:r>
      <w:proofErr w:type="spellEnd"/>
      <w:r w:rsidRPr="00724CD0">
        <w:rPr>
          <w:color w:val="212121"/>
        </w:rPr>
        <w:t xml:space="preserve">, D. </w:t>
      </w:r>
      <w:proofErr w:type="spellStart"/>
      <w:r w:rsidRPr="00724CD0">
        <w:rPr>
          <w:color w:val="212121"/>
        </w:rPr>
        <w:t>Nandintsetseg</w:t>
      </w:r>
      <w:proofErr w:type="spellEnd"/>
      <w:r w:rsidRPr="00724CD0">
        <w:rPr>
          <w:color w:val="212121"/>
        </w:rPr>
        <w:t xml:space="preserve">, R. Nathan, A. </w:t>
      </w:r>
      <w:proofErr w:type="spellStart"/>
      <w:r w:rsidRPr="00724CD0">
        <w:rPr>
          <w:color w:val="212121"/>
        </w:rPr>
        <w:t>Niamir</w:t>
      </w:r>
      <w:proofErr w:type="spellEnd"/>
      <w:r w:rsidRPr="00724CD0">
        <w:rPr>
          <w:color w:val="212121"/>
        </w:rPr>
        <w:t xml:space="preserve">, J. Odden, R. B. O. Hara, L. G. R. Oliveira-santos, K. A. Olson, B. D. Patterson, R. C. De Paula, L. Pedrotti, B. Reineking, and M. </w:t>
      </w:r>
      <w:proofErr w:type="spellStart"/>
      <w:r w:rsidRPr="00724CD0">
        <w:rPr>
          <w:color w:val="212121"/>
        </w:rPr>
        <w:t>Rimmler</w:t>
      </w:r>
      <w:proofErr w:type="spellEnd"/>
      <w:r w:rsidRPr="00724CD0">
        <w:rPr>
          <w:color w:val="212121"/>
        </w:rPr>
        <w:t xml:space="preserve">. 2018. Moving </w:t>
      </w:r>
      <w:r w:rsidRPr="00724CD0">
        <w:rPr>
          <w:color w:val="212121"/>
        </w:rPr>
        <w:lastRenderedPageBreak/>
        <w:t xml:space="preserve">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Bartmann.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Verdolin</w:t>
      </w:r>
      <w:proofErr w:type="spellEnd"/>
      <w:r w:rsidRPr="002505DE">
        <w:rPr>
          <w:rFonts w:eastAsia="Times New Roman"/>
          <w:color w:val="212121"/>
        </w:rPr>
        <w:t>,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Visscher, D. R., P. D. Walker, M. Flowers, C. Kemna, J. Pattison, and B. </w:t>
      </w:r>
      <w:proofErr w:type="spellStart"/>
      <w:r w:rsidRPr="002505DE">
        <w:rPr>
          <w:rFonts w:eastAsia="Times New Roman"/>
          <w:color w:val="212121"/>
        </w:rPr>
        <w:t>Kushnerick</w:t>
      </w:r>
      <w:proofErr w:type="spellEnd"/>
      <w:r w:rsidRPr="002505DE">
        <w:rPr>
          <w:rFonts w:eastAsia="Times New Roman"/>
          <w:color w:val="212121"/>
        </w:rPr>
        <w:t xml:space="preserve">. 2023. Human impact on deer use is greater than predators and competitors in a multiuse recreation area. Animal </w:t>
      </w:r>
      <w:proofErr w:type="spellStart"/>
      <w:r w:rsidRPr="002505DE">
        <w:rPr>
          <w:rFonts w:eastAsia="Times New Roman"/>
          <w:color w:val="212121"/>
        </w:rPr>
        <w:t>Behaviour</w:t>
      </w:r>
      <w:proofErr w:type="spellEnd"/>
      <w:r w:rsidRPr="002505DE">
        <w:rPr>
          <w:rFonts w:eastAsia="Times New Roman"/>
          <w:color w:val="212121"/>
        </w:rPr>
        <w:t xml:space="preserve">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van de Kerk,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migration?</w:t>
      </w:r>
      <w:r w:rsidR="003D0A8A">
        <w:rPr>
          <w:rFonts w:eastAsia="Times New Roman"/>
          <w:color w:val="212121"/>
        </w:rPr>
        <w:t>.</w:t>
      </w:r>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Bartmann.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Wilson, M. W., A. D. Ridlon, K. M. Gaynor, S. D. Gaines, A. C. Stier, and B. S. Halpern. 2020. Ecological impacts of human-induced animal </w:t>
      </w:r>
      <w:proofErr w:type="spellStart"/>
      <w:r w:rsidRPr="002505DE">
        <w:rPr>
          <w:rFonts w:eastAsia="Times New Roman"/>
          <w:color w:val="212121"/>
        </w:rPr>
        <w:t>behaviour</w:t>
      </w:r>
      <w:proofErr w:type="spellEnd"/>
      <w:r w:rsidRPr="002505DE">
        <w:rPr>
          <w:rFonts w:eastAsia="Times New Roman"/>
          <w:color w:val="212121"/>
        </w:rPr>
        <w:t xml:space="preserve">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r w:rsidRPr="002505DE">
        <w:rPr>
          <w:rFonts w:eastAsia="Times New Roman"/>
          <w:color w:val="222222"/>
          <w:shd w:val="clear" w:color="auto" w:fill="FFFFFF"/>
        </w:rPr>
        <w:t xml:space="preserve">Preisler,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Wondra, J. 2022. Scope of the Chaffee </w:t>
      </w:r>
      <w:r w:rsidR="007D6028">
        <w:rPr>
          <w:rFonts w:eastAsia="Times New Roman"/>
          <w:color w:val="000000"/>
        </w:rPr>
        <w:t>c</w:t>
      </w:r>
      <w:r w:rsidRPr="002505DE">
        <w:rPr>
          <w:rFonts w:eastAsia="Times New Roman"/>
          <w:color w:val="000000"/>
        </w:rPr>
        <w:t xml:space="preserve">ounty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Yovovich</w:t>
      </w:r>
      <w:proofErr w:type="spellEnd"/>
      <w:r w:rsidRPr="002505DE">
        <w:rPr>
          <w:rFonts w:eastAsia="Times New Roman"/>
          <w:color w:val="212121"/>
        </w:rPr>
        <w:t>, V., M. Thomsen, and C. C. Wilmers. 2021. Pumas’ fear of humans precipitates changes in plant architecture. Ecosphere 12</w:t>
      </w:r>
      <w:r w:rsidR="007D6028">
        <w:rPr>
          <w:rFonts w:eastAsia="Times New Roman"/>
          <w:color w:val="212121"/>
        </w:rPr>
        <w:t>:e03309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Methodist mountain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 xml:space="preserve">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w:t>
      </w:r>
      <w:r w:rsidRPr="008912BF">
        <w:rPr>
          <w:color w:val="000000"/>
        </w:rPr>
        <w:lastRenderedPageBreak/>
        <w:t>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0943B4">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Δ </w:t>
            </w:r>
            <w:proofErr w:type="spellStart"/>
            <w:r w:rsidRPr="00FB1530">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r w:rsidRPr="00FB1530">
              <w:rPr>
                <w:rFonts w:ascii="Aptos Narrow" w:eastAsia="Times New Roman" w:hAnsi="Aptos Narrow"/>
                <w:b/>
                <w:bCs/>
                <w:color w:val="000000"/>
                <w:sz w:val="20"/>
                <w:szCs w:val="20"/>
              </w:rPr>
              <w:t xml:space="preserve"> </w:t>
            </w:r>
            <w:proofErr w:type="spellStart"/>
            <w:r w:rsidRPr="00FB1530">
              <w:rPr>
                <w:rFonts w:ascii="Aptos Narrow" w:eastAsia="Times New Roman" w:hAnsi="Aptos Narrow"/>
                <w:b/>
                <w:bCs/>
                <w:color w:val="000000"/>
                <w:sz w:val="20"/>
                <w:szCs w:val="20"/>
              </w:rPr>
              <w:t>Wt</w:t>
            </w:r>
            <w:proofErr w:type="spellEnd"/>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Cum. </w:t>
            </w:r>
            <w:proofErr w:type="spellStart"/>
            <w:r w:rsidRPr="00FB1530">
              <w:rPr>
                <w:rFonts w:ascii="Aptos Narrow" w:eastAsia="Times New Roman" w:hAnsi="Aptos Narrow"/>
                <w:b/>
                <w:bCs/>
                <w:color w:val="000000"/>
                <w:sz w:val="20"/>
                <w:szCs w:val="20"/>
              </w:rPr>
              <w:t>Wt</w:t>
            </w:r>
            <w:proofErr w:type="spellEnd"/>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and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0943B4">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Δ </w:t>
            </w:r>
            <w:proofErr w:type="spellStart"/>
            <w:r w:rsidRPr="00A82932">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r w:rsidRPr="00A82932">
              <w:rPr>
                <w:rFonts w:ascii="Aptos Narrow" w:eastAsia="Times New Roman" w:hAnsi="Aptos Narrow"/>
                <w:b/>
                <w:bCs/>
                <w:color w:val="000000"/>
                <w:sz w:val="20"/>
                <w:szCs w:val="20"/>
              </w:rPr>
              <w:t xml:space="preserve"> </w:t>
            </w:r>
            <w:proofErr w:type="spellStart"/>
            <w:r w:rsidRPr="00A82932">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Cum. </w:t>
            </w:r>
            <w:proofErr w:type="spellStart"/>
            <w:r w:rsidRPr="00A82932">
              <w:rPr>
                <w:rFonts w:ascii="Aptos Narrow" w:eastAsia="Times New Roman" w:hAnsi="Aptos Narrow"/>
                <w:b/>
                <w:bCs/>
                <w:color w:val="000000"/>
                <w:sz w:val="20"/>
                <w:szCs w:val="20"/>
              </w:rPr>
              <w:t>Wt</w:t>
            </w:r>
            <w:proofErr w:type="spellEnd"/>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lastRenderedPageBreak/>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Δ </w:t>
            </w:r>
            <w:proofErr w:type="spellStart"/>
            <w:r w:rsidRPr="00193A49">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r w:rsidRPr="00193A49">
              <w:rPr>
                <w:rFonts w:ascii="Aptos Narrow" w:eastAsia="Times New Roman" w:hAnsi="Aptos Narrow"/>
                <w:b/>
                <w:bCs/>
                <w:color w:val="000000"/>
                <w:sz w:val="20"/>
                <w:szCs w:val="20"/>
              </w:rPr>
              <w:t xml:space="preserve"> </w:t>
            </w:r>
            <w:proofErr w:type="spellStart"/>
            <w:r w:rsidRPr="00193A49">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Cum. </w:t>
            </w:r>
            <w:proofErr w:type="spellStart"/>
            <w:r w:rsidRPr="00193A49">
              <w:rPr>
                <w:rFonts w:ascii="Aptos Narrow" w:eastAsia="Times New Roman" w:hAnsi="Aptos Narrow"/>
                <w:b/>
                <w:bCs/>
                <w:color w:val="000000"/>
                <w:sz w:val="20"/>
                <w:szCs w:val="20"/>
              </w:rPr>
              <w:t>Wt</w:t>
            </w:r>
            <w:proofErr w:type="spellEnd"/>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w:t>
      </w:r>
      <w:proofErr w:type="spellStart"/>
      <w:r w:rsidR="003D062A">
        <w:rPr>
          <w:color w:val="000000"/>
        </w:rPr>
        <w:t>AIC</w:t>
      </w:r>
      <w:r w:rsidR="003D062A">
        <w:rPr>
          <w:color w:val="000000"/>
          <w:vertAlign w:val="subscript"/>
        </w:rPr>
        <w:t>c</w:t>
      </w:r>
      <w:proofErr w:type="spellEnd"/>
      <w:r w:rsidR="003D062A">
        <w:rPr>
          <w:color w:val="000000"/>
        </w:rPr>
        <w:t xml:space="preserve">). The total number of parameters is represented by K. The scale at which the covariate was assessed is in </w:t>
      </w:r>
      <w:proofErr w:type="spellStart"/>
      <w:r w:rsidR="003D062A">
        <w:rPr>
          <w:color w:val="000000"/>
        </w:rPr>
        <w:t>parantheses</w:t>
      </w:r>
      <w:proofErr w:type="spellEnd"/>
      <w:r w:rsidR="003D062A">
        <w:rPr>
          <w:color w:val="000000"/>
        </w:rPr>
        <w:t xml:space="preserve">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Δ </w:t>
            </w:r>
            <w:proofErr w:type="spellStart"/>
            <w:r w:rsidRPr="00487426">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r w:rsidRPr="00487426">
              <w:rPr>
                <w:rFonts w:ascii="Aptos Narrow" w:eastAsia="Times New Roman" w:hAnsi="Aptos Narrow"/>
                <w:b/>
                <w:bCs/>
                <w:color w:val="000000"/>
                <w:sz w:val="20"/>
                <w:szCs w:val="20"/>
              </w:rPr>
              <w:t xml:space="preserve"> </w:t>
            </w:r>
            <w:proofErr w:type="spellStart"/>
            <w:r w:rsidRPr="00487426">
              <w:rPr>
                <w:rFonts w:ascii="Aptos Narrow" w:eastAsia="Times New Roman" w:hAnsi="Aptos Narrow"/>
                <w:b/>
                <w:bCs/>
                <w:color w:val="000000"/>
                <w:sz w:val="20"/>
                <w:szCs w:val="20"/>
              </w:rPr>
              <w:t>Wt</w:t>
            </w:r>
            <w:proofErr w:type="spellEnd"/>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Cum. </w:t>
            </w:r>
            <w:proofErr w:type="spellStart"/>
            <w:r w:rsidRPr="00487426">
              <w:rPr>
                <w:rFonts w:ascii="Aptos Narrow" w:eastAsia="Times New Roman" w:hAnsi="Aptos Narrow"/>
                <w:b/>
                <w:bCs/>
                <w:color w:val="000000"/>
                <w:sz w:val="20"/>
                <w:szCs w:val="20"/>
              </w:rPr>
              <w:t>Wt</w:t>
            </w:r>
            <w:proofErr w:type="spellEnd"/>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1"/>
      <w:footerReference w:type="default" r:id="rId22"/>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tenglein, Jennifer L - DNR" w:date="2024-09-05T10:54:00Z" w:initials="SJLD">
    <w:p w14:paraId="7633C7CD" w14:textId="77777777" w:rsidR="0021471F" w:rsidRDefault="00CC6588" w:rsidP="000943B4">
      <w:pPr>
        <w:pStyle w:val="CommentText"/>
      </w:pPr>
      <w:r>
        <w:rPr>
          <w:rStyle w:val="CommentReference"/>
        </w:rPr>
        <w:annotationRef/>
      </w:r>
      <w:r w:rsidR="0021471F">
        <w:t xml:space="preserve">Were you around when we read Carraway 2006 in American Midland Naturalist for reading group? I made a note to myself to try and revisit that article when I was constructing my next paper title. This is a fine title, but Carraway 2006 may have some food for thought if you want to check it out. </w:t>
      </w:r>
    </w:p>
  </w:comment>
  <w:comment w:id="12" w:author="Stenglein, Jennifer L - DNR" w:date="2024-09-09T07:38:00Z" w:initials="SJLD">
    <w:p w14:paraId="476C4CFA" w14:textId="77777777" w:rsidR="0021471F" w:rsidRDefault="0021471F" w:rsidP="000943B4">
      <w:pPr>
        <w:pStyle w:val="CommentText"/>
      </w:pPr>
      <w:r>
        <w:rPr>
          <w:rStyle w:val="CommentReference"/>
        </w:rPr>
        <w:annotationRef/>
      </w:r>
      <w:r>
        <w:t>At least for JWM, the preference is to use past tense throughout</w:t>
      </w:r>
    </w:p>
  </w:comment>
  <w:comment w:id="19" w:author="Stenglein, Jennifer L - DNR" w:date="2024-09-09T07:58:00Z" w:initials="SJLD">
    <w:p w14:paraId="0CDBF801" w14:textId="77777777" w:rsidR="009D5062" w:rsidRDefault="009D5062" w:rsidP="000943B4">
      <w:pPr>
        <w:pStyle w:val="CommentText"/>
      </w:pPr>
      <w:r>
        <w:rPr>
          <w:rStyle w:val="CommentReference"/>
        </w:rPr>
        <w:annotationRef/>
      </w:r>
      <w:r>
        <w:t xml:space="preserve">How were they different? Be more specific here. </w:t>
      </w:r>
    </w:p>
  </w:comment>
  <w:comment w:id="20" w:author="Stenglein, Jennifer L - DNR" w:date="2024-09-09T07:59:00Z" w:initials="SJLD">
    <w:p w14:paraId="14097A69" w14:textId="77777777" w:rsidR="009D5062" w:rsidRDefault="009D5062" w:rsidP="000943B4">
      <w:pPr>
        <w:pStyle w:val="CommentText"/>
      </w:pPr>
      <w:r>
        <w:rPr>
          <w:rStyle w:val="CommentReference"/>
        </w:rPr>
        <w:annotationRef/>
      </w:r>
      <w:r>
        <w:t>Be more specific here, too. What are the implications? Give an example?</w:t>
      </w:r>
    </w:p>
  </w:comment>
  <w:comment w:id="22" w:author="Stenglein, Jennifer L - DNR" w:date="2024-09-09T08:04:00Z" w:initials="SJLD">
    <w:p w14:paraId="46AF9750" w14:textId="77777777" w:rsidR="009D5062" w:rsidRDefault="009D5062" w:rsidP="000943B4">
      <w:pPr>
        <w:pStyle w:val="CommentText"/>
      </w:pPr>
      <w:r>
        <w:rPr>
          <w:rStyle w:val="CommentReference"/>
        </w:rPr>
        <w:annotationRef/>
      </w:r>
      <w:r>
        <w:t xml:space="preserve">Mule deer? Here, 'our' could be interpreted as 'human'. </w:t>
      </w:r>
    </w:p>
  </w:comment>
  <w:comment w:id="23" w:author="Stenglein, Jennifer L - DNR" w:date="2024-09-09T08:05:00Z" w:initials="SJLD">
    <w:p w14:paraId="797D70EA" w14:textId="77777777" w:rsidR="009D5062" w:rsidRDefault="009D5062" w:rsidP="000943B4">
      <w:pPr>
        <w:pStyle w:val="CommentText"/>
      </w:pPr>
      <w:r>
        <w:rPr>
          <w:rStyle w:val="CommentReference"/>
        </w:rPr>
        <w:annotationRef/>
      </w:r>
      <w:r>
        <w:t>I'm not sure what this means.</w:t>
      </w:r>
    </w:p>
  </w:comment>
  <w:comment w:id="24" w:author="Stenglein, Jennifer L - DNR" w:date="2024-09-09T08:06:00Z" w:initials="SJLD">
    <w:p w14:paraId="7B960A12" w14:textId="77777777" w:rsidR="009D5062" w:rsidRDefault="009D5062" w:rsidP="000943B4">
      <w:pPr>
        <w:pStyle w:val="CommentText"/>
      </w:pPr>
      <w:r>
        <w:rPr>
          <w:rStyle w:val="CommentReference"/>
        </w:rPr>
        <w:annotationRef/>
      </w:r>
      <w:r>
        <w:t>reword</w:t>
      </w:r>
    </w:p>
  </w:comment>
  <w:comment w:id="26"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0943B4">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27"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28"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31" w:author="Stenglein, Jennifer L - DNR" w:date="2024-09-09T10:03:00Z" w:initials="SJLD">
    <w:p w14:paraId="72A1A1B0" w14:textId="77777777" w:rsidR="008A5359" w:rsidRDefault="008A5359" w:rsidP="000943B4">
      <w:pPr>
        <w:pStyle w:val="CommentText"/>
      </w:pPr>
      <w:r>
        <w:rPr>
          <w:rStyle w:val="CommentReference"/>
        </w:rPr>
        <w:annotationRef/>
      </w:r>
      <w:r>
        <w:t xml:space="preserve">Include a figure of the study area. </w:t>
      </w:r>
    </w:p>
  </w:comment>
  <w:comment w:id="32" w:author="Stenglein, Jennifer L - DNR" w:date="2024-09-09T10:14:00Z" w:initials="SJLD">
    <w:p w14:paraId="1947B9D7" w14:textId="77777777" w:rsidR="00420F29" w:rsidRDefault="00420F29" w:rsidP="000943B4">
      <w:pPr>
        <w:pStyle w:val="CommentText"/>
      </w:pPr>
      <w:r>
        <w:rPr>
          <w:rStyle w:val="CommentReference"/>
        </w:rPr>
        <w:annotationRef/>
      </w:r>
      <w:r>
        <w:t>Is this a single trail with 2 trailheads?</w:t>
      </w:r>
    </w:p>
  </w:comment>
  <w:comment w:id="33" w:author="Stenglein, Jennifer L - DNR" w:date="2024-09-09T10:05:00Z" w:initials="SJLD">
    <w:p w14:paraId="4409299E" w14:textId="4EB2224B" w:rsidR="008A5359" w:rsidRDefault="008A5359" w:rsidP="000943B4">
      <w:pPr>
        <w:pStyle w:val="CommentText"/>
      </w:pPr>
      <w:r>
        <w:rPr>
          <w:rStyle w:val="CommentReference"/>
        </w:rPr>
        <w:annotationRef/>
      </w:r>
      <w:r>
        <w:t xml:space="preserve">Include landcover types in study area figure. </w:t>
      </w:r>
    </w:p>
  </w:comment>
  <w:comment w:id="34" w:author="Stenglein, Jennifer L - DNR" w:date="2024-09-09T10:05:00Z" w:initials="SJLD">
    <w:p w14:paraId="480FB388" w14:textId="77777777" w:rsidR="008A5359" w:rsidRDefault="008A5359" w:rsidP="000943B4">
      <w:pPr>
        <w:pStyle w:val="CommentText"/>
      </w:pPr>
      <w:r>
        <w:rPr>
          <w:rStyle w:val="CommentReference"/>
        </w:rPr>
        <w:annotationRef/>
      </w:r>
      <w:r>
        <w:t xml:space="preserve">Without a figure, this won't mean much to most readers.  </w:t>
      </w:r>
    </w:p>
  </w:comment>
  <w:comment w:id="35" w:author="Stenglein, Jennifer L - DNR" w:date="2024-09-09T10:12:00Z" w:initials="SJLD">
    <w:p w14:paraId="61CFD182" w14:textId="77777777" w:rsidR="008A5359" w:rsidRDefault="008A5359" w:rsidP="000943B4">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36" w:author="Stenglein, Jennifer L - DNR" w:date="2024-09-06T14:36:00Z" w:initials="SJLD">
    <w:p w14:paraId="4C7028D5" w14:textId="37243A2A" w:rsidR="005657AE" w:rsidRDefault="005657AE" w:rsidP="000943B4">
      <w:pPr>
        <w:pStyle w:val="CommentText"/>
      </w:pPr>
      <w:r>
        <w:rPr>
          <w:rStyle w:val="CommentReference"/>
        </w:rPr>
        <w:annotationRef/>
      </w:r>
      <w:r>
        <w:t xml:space="preserve">Will need statements about what protocols were used, animal care and use committee approvals, etc, because of handling live animals. </w:t>
      </w:r>
    </w:p>
  </w:comment>
  <w:comment w:id="37" w:author="Stenglein, Jennifer L - DNR" w:date="2024-09-09T10:07:00Z" w:initials="SJLD">
    <w:p w14:paraId="1B2A301B" w14:textId="77777777" w:rsidR="008A5359" w:rsidRDefault="008A5359" w:rsidP="000943B4">
      <w:pPr>
        <w:pStyle w:val="CommentText"/>
      </w:pPr>
      <w:r>
        <w:rPr>
          <w:rStyle w:val="CommentReference"/>
        </w:rPr>
        <w:annotationRef/>
      </w:r>
      <w:r>
        <w:t>Was all trapping done in 2021-2022? What dates? What time of day? More details needed to make sure this could be repeatable.</w:t>
      </w:r>
    </w:p>
  </w:comment>
  <w:comment w:id="39" w:author="Stenglein, Jennifer L - DNR" w:date="2024-09-09T10:07:00Z" w:initials="SJLD">
    <w:p w14:paraId="39437E36" w14:textId="77777777" w:rsidR="008A5359" w:rsidRDefault="008A5359" w:rsidP="000943B4">
      <w:pPr>
        <w:pStyle w:val="CommentText"/>
      </w:pPr>
      <w:r>
        <w:rPr>
          <w:rStyle w:val="CommentReference"/>
        </w:rPr>
        <w:annotationRef/>
      </w:r>
      <w:r>
        <w:t>Add a citation to include model, distributor, company, company location</w:t>
      </w:r>
    </w:p>
  </w:comment>
  <w:comment w:id="38" w:author="Stenglein, Jennifer L - DNR" w:date="2024-09-06T14:38:00Z" w:initials="SJLD">
    <w:p w14:paraId="7CF4401F" w14:textId="672C6A39" w:rsidR="005657AE" w:rsidRDefault="005657AE" w:rsidP="000943B4">
      <w:pPr>
        <w:pStyle w:val="CommentText"/>
      </w:pPr>
      <w:r>
        <w:rPr>
          <w:rStyle w:val="CommentReference"/>
        </w:rPr>
        <w:annotationRef/>
      </w:r>
      <w:r>
        <w:t>Also radio-collars, or just ear tags?</w:t>
      </w:r>
    </w:p>
  </w:comment>
  <w:comment w:id="41" w:author="Stenglein, Jennifer L - DNR" w:date="2024-09-09T10:08:00Z" w:initials="SJLD">
    <w:p w14:paraId="2B8E8B15" w14:textId="77777777" w:rsidR="008A5359" w:rsidRDefault="008A5359" w:rsidP="000943B4">
      <w:pPr>
        <w:pStyle w:val="CommentText"/>
      </w:pPr>
      <w:r>
        <w:rPr>
          <w:rStyle w:val="CommentReference"/>
        </w:rPr>
        <w:annotationRef/>
      </w:r>
      <w:r>
        <w:t xml:space="preserve">What kind of cameras? What were the settings? Again, need more detail to make sure this is repeatable. </w:t>
      </w:r>
    </w:p>
  </w:comment>
  <w:comment w:id="40" w:author="Stenglein, Jennifer L - DNR" w:date="2024-09-06T14:39:00Z" w:initials="SJLD">
    <w:p w14:paraId="059123C4" w14:textId="108180E1" w:rsidR="005657AE" w:rsidRDefault="005657AE" w:rsidP="000943B4">
      <w:pPr>
        <w:pStyle w:val="CommentText"/>
      </w:pPr>
      <w:r>
        <w:rPr>
          <w:rStyle w:val="CommentReference"/>
        </w:rPr>
        <w:annotationRef/>
      </w:r>
      <w:r>
        <w:t>How big was the total area covered by cameras?</w:t>
      </w:r>
    </w:p>
  </w:comment>
  <w:comment w:id="42" w:author="Stenglein, Jennifer L - DNR" w:date="2024-09-09T10:09:00Z" w:initials="SJLD">
    <w:p w14:paraId="53BE6993" w14:textId="77777777" w:rsidR="008A5359" w:rsidRDefault="008A5359" w:rsidP="000943B4">
      <w:pPr>
        <w:pStyle w:val="CommentText"/>
      </w:pPr>
      <w:r>
        <w:rPr>
          <w:rStyle w:val="CommentReference"/>
        </w:rPr>
        <w:annotationRef/>
      </w:r>
      <w:r>
        <w:t xml:space="preserve">So, this was determined in advance of going into the field? A random coordinate within 100 m of the center of each grid cell was chosen? </w:t>
      </w:r>
    </w:p>
  </w:comment>
  <w:comment w:id="43" w:author="Stenglein, Jennifer L - DNR" w:date="2024-09-09T10:10:00Z" w:initials="SJLD">
    <w:p w14:paraId="5DCFA968" w14:textId="77777777" w:rsidR="008A5359" w:rsidRDefault="008A5359" w:rsidP="000943B4">
      <w:pPr>
        <w:pStyle w:val="CommentText"/>
      </w:pPr>
      <w:r>
        <w:rPr>
          <w:rStyle w:val="CommentReference"/>
        </w:rPr>
        <w:annotationRef/>
      </w:r>
      <w:r>
        <w:t>How often were they visited? Or if not, then what is written here is just fine</w:t>
      </w:r>
    </w:p>
  </w:comment>
  <w:comment w:id="45" w:author="Stenglein, Jennifer L - DNR" w:date="2024-09-09T10:13:00Z" w:initials="SJLD">
    <w:p w14:paraId="51C9B2E2" w14:textId="77777777" w:rsidR="00420F29" w:rsidRDefault="00420F29" w:rsidP="000943B4">
      <w:pPr>
        <w:pStyle w:val="CommentText"/>
      </w:pPr>
      <w:r>
        <w:rPr>
          <w:rStyle w:val="CommentReference"/>
        </w:rPr>
        <w:annotationRef/>
      </w:r>
      <w:r>
        <w:t>Definitely need this in the study area figure.</w:t>
      </w:r>
    </w:p>
  </w:comment>
  <w:comment w:id="46" w:author="Stenglein, Jennifer L - DNR" w:date="2024-09-09T10:13:00Z" w:initials="SJLD">
    <w:p w14:paraId="75CBEB5D" w14:textId="77777777" w:rsidR="00420F29" w:rsidRDefault="00420F29" w:rsidP="000943B4">
      <w:pPr>
        <w:pStyle w:val="CommentText"/>
      </w:pPr>
      <w:r>
        <w:rPr>
          <w:rStyle w:val="CommentReference"/>
        </w:rPr>
        <w:annotationRef/>
      </w:r>
      <w:r>
        <w:t>Need model, citation</w:t>
      </w:r>
    </w:p>
  </w:comment>
  <w:comment w:id="47" w:author="Stenglein, Jennifer L - DNR" w:date="2024-09-06T14:45:00Z" w:initials="SJLD">
    <w:p w14:paraId="2A141112" w14:textId="76389070" w:rsidR="003D259D" w:rsidRDefault="003D259D" w:rsidP="000943B4">
      <w:pPr>
        <w:pStyle w:val="CommentText"/>
      </w:pPr>
      <w:r>
        <w:rPr>
          <w:rStyle w:val="CommentReference"/>
        </w:rPr>
        <w:annotationRef/>
      </w:r>
      <w:r>
        <w:t>This isn't really an environmental covariate. Maybe change the heading to 'covariates'?</w:t>
      </w:r>
    </w:p>
  </w:comment>
  <w:comment w:id="50"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51" w:author="Stenglein, Jennifer L - DNR" w:date="2024-09-09T10:21:00Z" w:initials="SJLD">
    <w:p w14:paraId="2373DF31" w14:textId="63D1D259" w:rsidR="00420F29" w:rsidRDefault="00420F29" w:rsidP="000943B4">
      <w:pPr>
        <w:pStyle w:val="CommentText"/>
      </w:pPr>
      <w:r>
        <w:rPr>
          <w:rStyle w:val="CommentReference"/>
        </w:rPr>
        <w:annotationRef/>
      </w:r>
      <w:r>
        <w:t>citation</w:t>
      </w:r>
    </w:p>
  </w:comment>
  <w:comment w:id="52" w:author="Stenglein, Jennifer L - DNR" w:date="2024-09-09T10:22:00Z" w:initials="SJLD">
    <w:p w14:paraId="0A43E172" w14:textId="77777777" w:rsidR="00420F29" w:rsidRDefault="00420F29" w:rsidP="000943B4">
      <w:pPr>
        <w:pStyle w:val="CommentText"/>
      </w:pPr>
      <w:r>
        <w:rPr>
          <w:rStyle w:val="CommentReference"/>
        </w:rPr>
        <w:annotationRef/>
      </w:r>
      <w:r>
        <w:t>What is the point of this first set of analyses?</w:t>
      </w:r>
    </w:p>
  </w:comment>
  <w:comment w:id="53" w:author="Stenglein, Jennifer L - DNR" w:date="2024-09-09T10:22:00Z" w:initials="SJLD">
    <w:p w14:paraId="781A9C25" w14:textId="77777777" w:rsidR="00420F29" w:rsidRDefault="00420F29" w:rsidP="000943B4">
      <w:pPr>
        <w:pStyle w:val="CommentText"/>
      </w:pPr>
      <w:r>
        <w:rPr>
          <w:rStyle w:val="CommentReference"/>
        </w:rPr>
        <w:annotationRef/>
      </w:r>
      <w:r>
        <w:t>I am assuming this is a second research question, now at the population level? If so, then start a new paragraph</w:t>
      </w:r>
    </w:p>
  </w:comment>
  <w:comment w:id="54" w:author="Stenglein, Jennifer L - DNR" w:date="2024-09-09T10:18:00Z" w:initials="SJLD">
    <w:p w14:paraId="00BDFA9C" w14:textId="77777777" w:rsidR="000C68DC" w:rsidRDefault="000C68DC" w:rsidP="000C68DC">
      <w:pPr>
        <w:pStyle w:val="CommentText"/>
      </w:pPr>
      <w:r>
        <w:rPr>
          <w:rStyle w:val="CommentReference"/>
        </w:rPr>
        <w:annotationRef/>
      </w:r>
      <w:r>
        <w:t>Justification for these choices?</w:t>
      </w:r>
    </w:p>
  </w:comment>
  <w:comment w:id="56" w:author="Stenglein, Jennifer L - DNR" w:date="2024-09-06T14:50:00Z" w:initials="SJLD">
    <w:p w14:paraId="3B62A180" w14:textId="4A8264D2" w:rsidR="003D259D" w:rsidRDefault="003D259D" w:rsidP="000943B4">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633C7CD" w15:done="0"/>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19EE25DD" w15:done="0"/>
  <w15:commentEx w15:paraId="602F5CD6" w15:paraIdParent="19EE25DD" w15:done="0"/>
  <w15:commentEx w15:paraId="72A1A1B0" w15:done="1"/>
  <w15:commentEx w15:paraId="1947B9D7" w15:done="1"/>
  <w15:commentEx w15:paraId="4409299E" w15:done="1"/>
  <w15:commentEx w15:paraId="480FB388" w15:done="0"/>
  <w15:commentEx w15:paraId="61CFD182" w15:done="0"/>
  <w15:commentEx w15:paraId="4C7028D5" w15:done="1"/>
  <w15:commentEx w15:paraId="1B2A301B" w15:done="1"/>
  <w15:commentEx w15:paraId="39437E36" w15:done="1"/>
  <w15:commentEx w15:paraId="7CF4401F" w15:done="1"/>
  <w15:commentEx w15:paraId="2B8E8B15" w15:done="0"/>
  <w15:commentEx w15:paraId="059123C4" w15:done="1"/>
  <w15:commentEx w15:paraId="53BE6993" w15:done="1"/>
  <w15:commentEx w15:paraId="5DCFA968" w15:done="1"/>
  <w15:commentEx w15:paraId="51C9B2E2" w15:done="1"/>
  <w15:commentEx w15:paraId="75CBEB5D" w15:done="0"/>
  <w15:commentEx w15:paraId="2A141112" w15:done="0"/>
  <w15:commentEx w15:paraId="084AF906" w15:done="0"/>
  <w15:commentEx w15:paraId="2373DF31" w15:done="0"/>
  <w15:commentEx w15:paraId="0A43E172" w15:done="0"/>
  <w15:commentEx w15:paraId="781A9C25" w15:done="0"/>
  <w15:commentEx w15:paraId="00BDFA9C" w15:done="0"/>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A840C4F" w16cex:dateUtc="2024-09-05T15:54:00Z"/>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6F4" w16cex:dateUtc="2024-09-09T15:05:00Z"/>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2A89479D" w16cex:dateUtc="2024-09-09T15:08:00Z"/>
  <w16cex:commentExtensible w16cex:durableId="2A8592BC" w16cex:dateUtc="2024-09-06T19:39:00Z"/>
  <w16cex:commentExtensible w16cex:durableId="2A8947D5" w16cex:dateUtc="2024-09-09T15:09:00Z"/>
  <w16cex:commentExtensible w16cex:durableId="2A89480C" w16cex:dateUtc="2024-09-09T15:10:00Z"/>
  <w16cex:commentExtensible w16cex:durableId="2A8948B9" w16cex:dateUtc="2024-09-09T15:13:00Z"/>
  <w16cex:commentExtensible w16cex:durableId="2A8948C7" w16cex:dateUtc="2024-09-09T15:13:00Z"/>
  <w16cex:commentExtensible w16cex:durableId="2A859427" w16cex:dateUtc="2024-09-06T19:45: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949E4" w16cex:dateUtc="2024-09-09T15:18:00Z"/>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633C7CD" w16cid:durableId="2A840C4F"/>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19EE25DD" w16cid:durableId="662979D5"/>
  <w16cid:commentId w16cid:paraId="602F5CD6" w16cid:durableId="42476304"/>
  <w16cid:commentId w16cid:paraId="72A1A1B0" w16cid:durableId="2A89465C"/>
  <w16cid:commentId w16cid:paraId="1947B9D7" w16cid:durableId="2A89490A"/>
  <w16cid:commentId w16cid:paraId="4409299E" w16cid:durableId="2A8946D2"/>
  <w16cid:commentId w16cid:paraId="480FB388" w16cid:durableId="2A8946F4"/>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2B8E8B15" w16cid:durableId="2A89479D"/>
  <w16cid:commentId w16cid:paraId="059123C4" w16cid:durableId="2A8592BC"/>
  <w16cid:commentId w16cid:paraId="53BE6993" w16cid:durableId="2A8947D5"/>
  <w16cid:commentId w16cid:paraId="5DCFA968" w16cid:durableId="2A89480C"/>
  <w16cid:commentId w16cid:paraId="51C9B2E2" w16cid:durableId="2A8948B9"/>
  <w16cid:commentId w16cid:paraId="75CBEB5D" w16cid:durableId="2A8948C7"/>
  <w16cid:commentId w16cid:paraId="2A141112" w16cid:durableId="2A859427"/>
  <w16cid:commentId w16cid:paraId="084AF906" w16cid:durableId="33CF1287"/>
  <w16cid:commentId w16cid:paraId="2373DF31" w16cid:durableId="2A894A96"/>
  <w16cid:commentId w16cid:paraId="0A43E172" w16cid:durableId="2A894ADE"/>
  <w16cid:commentId w16cid:paraId="781A9C25" w16cid:durableId="2A894AFD"/>
  <w16cid:commentId w16cid:paraId="00BDFA9C" w16cid:durableId="2A8949E4"/>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DD6517" w14:textId="77777777" w:rsidR="008F4DAE" w:rsidRDefault="008F4DAE" w:rsidP="00724CD0">
      <w:r>
        <w:separator/>
      </w:r>
    </w:p>
  </w:endnote>
  <w:endnote w:type="continuationSeparator" w:id="0">
    <w:p w14:paraId="1898EE3C" w14:textId="77777777" w:rsidR="008F4DAE" w:rsidRDefault="008F4DAE"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229A84" w14:textId="77777777" w:rsidR="008F4DAE" w:rsidRDefault="008F4DAE" w:rsidP="00724CD0">
      <w:r>
        <w:separator/>
      </w:r>
    </w:p>
  </w:footnote>
  <w:footnote w:type="continuationSeparator" w:id="0">
    <w:p w14:paraId="0940DC76" w14:textId="77777777" w:rsidR="008F4DAE" w:rsidRDefault="008F4DAE"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1E4"/>
    <w:rsid w:val="00010684"/>
    <w:rsid w:val="00024667"/>
    <w:rsid w:val="00046AEB"/>
    <w:rsid w:val="00047A42"/>
    <w:rsid w:val="0005019E"/>
    <w:rsid w:val="000878DB"/>
    <w:rsid w:val="000943B4"/>
    <w:rsid w:val="000C68DC"/>
    <w:rsid w:val="000C789E"/>
    <w:rsid w:val="000E7884"/>
    <w:rsid w:val="000E7FB9"/>
    <w:rsid w:val="00102F79"/>
    <w:rsid w:val="00107237"/>
    <w:rsid w:val="001308DB"/>
    <w:rsid w:val="00154921"/>
    <w:rsid w:val="0015785E"/>
    <w:rsid w:val="0016237C"/>
    <w:rsid w:val="0016558B"/>
    <w:rsid w:val="001675D8"/>
    <w:rsid w:val="00167887"/>
    <w:rsid w:val="001739C7"/>
    <w:rsid w:val="00193A49"/>
    <w:rsid w:val="001B20DE"/>
    <w:rsid w:val="001E3075"/>
    <w:rsid w:val="001E73F2"/>
    <w:rsid w:val="001F0A76"/>
    <w:rsid w:val="001F0F7E"/>
    <w:rsid w:val="00201A28"/>
    <w:rsid w:val="00204958"/>
    <w:rsid w:val="00207D3B"/>
    <w:rsid w:val="00212AD2"/>
    <w:rsid w:val="0021471F"/>
    <w:rsid w:val="0021474C"/>
    <w:rsid w:val="0022680B"/>
    <w:rsid w:val="00227BB3"/>
    <w:rsid w:val="002302DF"/>
    <w:rsid w:val="00234394"/>
    <w:rsid w:val="00235144"/>
    <w:rsid w:val="00237C97"/>
    <w:rsid w:val="00240C19"/>
    <w:rsid w:val="002432FD"/>
    <w:rsid w:val="002505DE"/>
    <w:rsid w:val="0027197E"/>
    <w:rsid w:val="00272559"/>
    <w:rsid w:val="00277AA8"/>
    <w:rsid w:val="00280583"/>
    <w:rsid w:val="0028094E"/>
    <w:rsid w:val="0028706D"/>
    <w:rsid w:val="002872B6"/>
    <w:rsid w:val="002910B3"/>
    <w:rsid w:val="002A098B"/>
    <w:rsid w:val="002A46B8"/>
    <w:rsid w:val="002B4E0E"/>
    <w:rsid w:val="002D4154"/>
    <w:rsid w:val="002D4925"/>
    <w:rsid w:val="003009B0"/>
    <w:rsid w:val="00361B9E"/>
    <w:rsid w:val="003671CC"/>
    <w:rsid w:val="0037572C"/>
    <w:rsid w:val="00380A80"/>
    <w:rsid w:val="00386E32"/>
    <w:rsid w:val="003A7454"/>
    <w:rsid w:val="003B4FA6"/>
    <w:rsid w:val="003D062A"/>
    <w:rsid w:val="003D0A8A"/>
    <w:rsid w:val="003D259D"/>
    <w:rsid w:val="004161ED"/>
    <w:rsid w:val="00420F29"/>
    <w:rsid w:val="00424A86"/>
    <w:rsid w:val="00442D51"/>
    <w:rsid w:val="00444C4F"/>
    <w:rsid w:val="00454E42"/>
    <w:rsid w:val="00456DA1"/>
    <w:rsid w:val="00467BF0"/>
    <w:rsid w:val="00487426"/>
    <w:rsid w:val="004C73A8"/>
    <w:rsid w:val="004C762F"/>
    <w:rsid w:val="004D19E7"/>
    <w:rsid w:val="004E65CE"/>
    <w:rsid w:val="005201A1"/>
    <w:rsid w:val="00560C59"/>
    <w:rsid w:val="005657AE"/>
    <w:rsid w:val="005A2B12"/>
    <w:rsid w:val="005A7780"/>
    <w:rsid w:val="006009CB"/>
    <w:rsid w:val="006212E3"/>
    <w:rsid w:val="00624F56"/>
    <w:rsid w:val="006341ED"/>
    <w:rsid w:val="00634A0C"/>
    <w:rsid w:val="006500AB"/>
    <w:rsid w:val="00652E3C"/>
    <w:rsid w:val="00692600"/>
    <w:rsid w:val="00695DD2"/>
    <w:rsid w:val="00696325"/>
    <w:rsid w:val="006A5001"/>
    <w:rsid w:val="006A5ABE"/>
    <w:rsid w:val="006C2DB2"/>
    <w:rsid w:val="006D2BE7"/>
    <w:rsid w:val="006D2EE2"/>
    <w:rsid w:val="006D3C47"/>
    <w:rsid w:val="006D402D"/>
    <w:rsid w:val="006D6868"/>
    <w:rsid w:val="006E44FF"/>
    <w:rsid w:val="006E4E78"/>
    <w:rsid w:val="006F3DC9"/>
    <w:rsid w:val="007037D1"/>
    <w:rsid w:val="00703C46"/>
    <w:rsid w:val="00707D9C"/>
    <w:rsid w:val="007107FC"/>
    <w:rsid w:val="007207E3"/>
    <w:rsid w:val="00724CD0"/>
    <w:rsid w:val="007361B9"/>
    <w:rsid w:val="00754A4E"/>
    <w:rsid w:val="00762147"/>
    <w:rsid w:val="0076619F"/>
    <w:rsid w:val="00782715"/>
    <w:rsid w:val="00783B17"/>
    <w:rsid w:val="00794191"/>
    <w:rsid w:val="007A6F41"/>
    <w:rsid w:val="007C00B6"/>
    <w:rsid w:val="007C05D7"/>
    <w:rsid w:val="007D6028"/>
    <w:rsid w:val="007E27FB"/>
    <w:rsid w:val="0080532F"/>
    <w:rsid w:val="00817640"/>
    <w:rsid w:val="00817810"/>
    <w:rsid w:val="00840261"/>
    <w:rsid w:val="008465F8"/>
    <w:rsid w:val="00852E3A"/>
    <w:rsid w:val="008604AE"/>
    <w:rsid w:val="00866F9C"/>
    <w:rsid w:val="008912BF"/>
    <w:rsid w:val="008934AC"/>
    <w:rsid w:val="008A2B1E"/>
    <w:rsid w:val="008A5359"/>
    <w:rsid w:val="008B2F47"/>
    <w:rsid w:val="008B7F59"/>
    <w:rsid w:val="008D0F3B"/>
    <w:rsid w:val="008D2F18"/>
    <w:rsid w:val="008E74B6"/>
    <w:rsid w:val="008E7EE0"/>
    <w:rsid w:val="008F4DAE"/>
    <w:rsid w:val="00913410"/>
    <w:rsid w:val="00952E94"/>
    <w:rsid w:val="00954EFA"/>
    <w:rsid w:val="009673D4"/>
    <w:rsid w:val="00982AAC"/>
    <w:rsid w:val="00984EA3"/>
    <w:rsid w:val="00993FB1"/>
    <w:rsid w:val="0099675F"/>
    <w:rsid w:val="009971C6"/>
    <w:rsid w:val="009A0D5D"/>
    <w:rsid w:val="009B200F"/>
    <w:rsid w:val="009B5806"/>
    <w:rsid w:val="009B5B7A"/>
    <w:rsid w:val="009C0773"/>
    <w:rsid w:val="009C250D"/>
    <w:rsid w:val="009C2B58"/>
    <w:rsid w:val="009C5DC4"/>
    <w:rsid w:val="009D5062"/>
    <w:rsid w:val="009F5178"/>
    <w:rsid w:val="009F62C1"/>
    <w:rsid w:val="009F777B"/>
    <w:rsid w:val="00A06DCE"/>
    <w:rsid w:val="00A13D4A"/>
    <w:rsid w:val="00A16FB1"/>
    <w:rsid w:val="00A413EC"/>
    <w:rsid w:val="00A420D9"/>
    <w:rsid w:val="00A43E55"/>
    <w:rsid w:val="00A67321"/>
    <w:rsid w:val="00A82932"/>
    <w:rsid w:val="00A86DD0"/>
    <w:rsid w:val="00A93484"/>
    <w:rsid w:val="00AA1EC3"/>
    <w:rsid w:val="00AA5DA1"/>
    <w:rsid w:val="00AA612A"/>
    <w:rsid w:val="00AA777F"/>
    <w:rsid w:val="00AA7FA5"/>
    <w:rsid w:val="00AB7F7A"/>
    <w:rsid w:val="00AC5A63"/>
    <w:rsid w:val="00AF4F8D"/>
    <w:rsid w:val="00B1289C"/>
    <w:rsid w:val="00B30C55"/>
    <w:rsid w:val="00B34CF6"/>
    <w:rsid w:val="00B52153"/>
    <w:rsid w:val="00B71A0C"/>
    <w:rsid w:val="00B740C8"/>
    <w:rsid w:val="00B74EB7"/>
    <w:rsid w:val="00B839A6"/>
    <w:rsid w:val="00B85315"/>
    <w:rsid w:val="00B907FD"/>
    <w:rsid w:val="00BA3DFA"/>
    <w:rsid w:val="00BB6B13"/>
    <w:rsid w:val="00BC11EC"/>
    <w:rsid w:val="00BD541D"/>
    <w:rsid w:val="00BD6078"/>
    <w:rsid w:val="00BF16C4"/>
    <w:rsid w:val="00C02EEA"/>
    <w:rsid w:val="00C11074"/>
    <w:rsid w:val="00C2667E"/>
    <w:rsid w:val="00C34FE7"/>
    <w:rsid w:val="00C421F4"/>
    <w:rsid w:val="00C51359"/>
    <w:rsid w:val="00C7072E"/>
    <w:rsid w:val="00C748A2"/>
    <w:rsid w:val="00C75F45"/>
    <w:rsid w:val="00C7654D"/>
    <w:rsid w:val="00CA51E8"/>
    <w:rsid w:val="00CB59B8"/>
    <w:rsid w:val="00CC6588"/>
    <w:rsid w:val="00CC6683"/>
    <w:rsid w:val="00CD1658"/>
    <w:rsid w:val="00CD4F4B"/>
    <w:rsid w:val="00CF5923"/>
    <w:rsid w:val="00CF5E08"/>
    <w:rsid w:val="00D03818"/>
    <w:rsid w:val="00D16B90"/>
    <w:rsid w:val="00D40027"/>
    <w:rsid w:val="00D41AAE"/>
    <w:rsid w:val="00D62841"/>
    <w:rsid w:val="00D63FFA"/>
    <w:rsid w:val="00D64005"/>
    <w:rsid w:val="00D832DD"/>
    <w:rsid w:val="00D92FB3"/>
    <w:rsid w:val="00DB0942"/>
    <w:rsid w:val="00DB0EC0"/>
    <w:rsid w:val="00DC784A"/>
    <w:rsid w:val="00DD4D69"/>
    <w:rsid w:val="00DF07E3"/>
    <w:rsid w:val="00E11684"/>
    <w:rsid w:val="00E121B6"/>
    <w:rsid w:val="00E201A5"/>
    <w:rsid w:val="00E215B5"/>
    <w:rsid w:val="00E55F88"/>
    <w:rsid w:val="00E56B34"/>
    <w:rsid w:val="00E659F4"/>
    <w:rsid w:val="00E84E82"/>
    <w:rsid w:val="00E8731F"/>
    <w:rsid w:val="00EC09A8"/>
    <w:rsid w:val="00ED00AF"/>
    <w:rsid w:val="00ED69EB"/>
    <w:rsid w:val="00ED7EB8"/>
    <w:rsid w:val="00EE5E2B"/>
    <w:rsid w:val="00EF12F1"/>
    <w:rsid w:val="00F13AB5"/>
    <w:rsid w:val="00F2327F"/>
    <w:rsid w:val="00F34D19"/>
    <w:rsid w:val="00F4608E"/>
    <w:rsid w:val="00F71CDD"/>
    <w:rsid w:val="00F871B4"/>
    <w:rsid w:val="00F87717"/>
    <w:rsid w:val="00F96DD6"/>
    <w:rsid w:val="00FA0AB3"/>
    <w:rsid w:val="00FB1530"/>
    <w:rsid w:val="00FB1735"/>
    <w:rsid w:val="00FB314D"/>
    <w:rsid w:val="00FC55B4"/>
    <w:rsid w:val="00FC7CA3"/>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03EF9597-4BC1-4F4A-9C6A-40AC557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eli.wildey@gmail.com"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5066/P9KZCM5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83730</TotalTime>
  <Pages>61</Pages>
  <Words>12355</Words>
  <Characters>70429</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82619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Wildey,Eli</cp:lastModifiedBy>
  <cp:revision>2</cp:revision>
  <cp:lastPrinted>2009-01-30T21:55:00Z</cp:lastPrinted>
  <dcterms:created xsi:type="dcterms:W3CDTF">2024-10-13T16:44:00Z</dcterms:created>
  <dcterms:modified xsi:type="dcterms:W3CDTF">2025-02-24T04:38:00Z</dcterms:modified>
</cp:coreProperties>
</file>