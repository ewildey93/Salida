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 xml:space="preserve">2200 </w:t>
      </w:r>
      <w:proofErr w:type="spellStart"/>
      <w:r w:rsidR="00234394" w:rsidRPr="00234394">
        <w:rPr>
          <w:color w:val="202124"/>
          <w:shd w:val="clear" w:color="auto" w:fill="FFFFFF"/>
        </w:rPr>
        <w:t>Bonforte</w:t>
      </w:r>
      <w:proofErr w:type="spellEnd"/>
      <w:r w:rsidR="00234394" w:rsidRPr="00234394">
        <w:rPr>
          <w:color w:val="202124"/>
          <w:shd w:val="clear" w:color="auto" w:fill="FFFFFF"/>
        </w:rPr>
        <w:t xml:space="preserv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 xml:space="preserve">2200 </w:t>
      </w:r>
      <w:proofErr w:type="spellStart"/>
      <w:r w:rsidRPr="00234394">
        <w:rPr>
          <w:color w:val="202124"/>
          <w:shd w:val="clear" w:color="auto" w:fill="FFFFFF"/>
        </w:rPr>
        <w:t>Bonforte</w:t>
      </w:r>
      <w:proofErr w:type="spellEnd"/>
      <w:r w:rsidRPr="00234394">
        <w:rPr>
          <w:color w:val="202124"/>
          <w:shd w:val="clear" w:color="auto" w:fill="FFFFFF"/>
        </w:rPr>
        <w:t xml:space="preserv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36A5C5BB"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r w:rsidR="0021471F">
        <w:t xml:space="preserve"> of wildlife</w:t>
      </w:r>
      <w:r w:rsidR="00361B9E">
        <w:t xml:space="preserve"> </w:t>
      </w:r>
      <w:r w:rsidR="00361B9E">
        <w:t xml:space="preserve">have been observed across taxa </w:t>
      </w:r>
      <w:r w:rsidR="00FA6888">
        <w:t>and these changes can scale up to impact populations.</w:t>
      </w:r>
      <w:r w:rsidR="00493075" w:rsidRPr="00493075" w:rsidDel="009D5062">
        <w:t xml:space="preserve"> </w:t>
      </w:r>
      <w:r w:rsidR="00493075">
        <w:t xml:space="preserve">Mule deer </w:t>
      </w:r>
      <w:r w:rsidR="009F58A4">
        <w:t>(</w:t>
      </w:r>
      <w:r w:rsidR="009F58A4" w:rsidRPr="00F565B5">
        <w:rPr>
          <w:i/>
          <w:iCs/>
        </w:rPr>
        <w:t>Odocoileus hemionus</w:t>
      </w:r>
      <w:r w:rsidR="009F58A4">
        <w:t>)</w:t>
      </w:r>
      <w:r w:rsidR="009F58A4">
        <w:t xml:space="preserve"> </w:t>
      </w:r>
      <w:r w:rsidR="00493075">
        <w:t xml:space="preserve">abundance </w:t>
      </w:r>
      <w:r w:rsidR="00493075">
        <w:t>has</w:t>
      </w:r>
      <w:commentRangeStart w:id="0"/>
      <w:r w:rsidR="00493075">
        <w:t xml:space="preserve"> </w:t>
      </w:r>
      <w:commentRangeEnd w:id="0"/>
      <w:r w:rsidR="00493075">
        <w:rPr>
          <w:rStyle w:val="CommentReference"/>
        </w:rPr>
        <w:commentReference w:id="0"/>
      </w:r>
      <w:r w:rsidR="00493075">
        <w:t>generally declining throughout their range and winter range</w:t>
      </w:r>
      <w:r w:rsidR="003D228B">
        <w:t xml:space="preserve"> condition has been implicated</w:t>
      </w:r>
      <w:r w:rsidR="00493075">
        <w:t xml:space="preserve"> </w:t>
      </w:r>
      <w:r w:rsidR="003D228B">
        <w:t>as a</w:t>
      </w:r>
      <w:r w:rsidR="00493075">
        <w:t xml:space="preserve"> limiting factor</w:t>
      </w:r>
      <w:r w:rsidR="003D228B">
        <w:t xml:space="preserve"> resulting in significant habitat management</w:t>
      </w:r>
      <w:r w:rsidR="00493075">
        <w:t xml:space="preserve">. </w:t>
      </w:r>
      <w:r w:rsidR="00361B9E">
        <w:t xml:space="preserve">Here we present results of </w:t>
      </w:r>
      <w:r w:rsidR="009D5062">
        <w:t>an integrated step selection analysis (</w:t>
      </w:r>
      <w:proofErr w:type="spellStart"/>
      <w:r w:rsidR="009D5062">
        <w:t>iSSA</w:t>
      </w:r>
      <w:proofErr w:type="spellEnd"/>
      <w:r w:rsidR="009D5062">
        <w:t xml:space="preserve">) of </w:t>
      </w:r>
      <w:r w:rsidR="00361B9E">
        <w:t xml:space="preserve">the habitat selection </w:t>
      </w:r>
      <w:r w:rsidR="00FA6888">
        <w:t>of</w:t>
      </w:r>
      <w:r w:rsidR="00361B9E">
        <w:t xml:space="preserve"> mule </w:t>
      </w:r>
      <w:r w:rsidR="003D228B">
        <w:t>deer on</w:t>
      </w:r>
      <w:r w:rsidR="00493075">
        <w:t xml:space="preserve"> winter range</w:t>
      </w:r>
      <w:r w:rsidR="00361B9E">
        <w:t xml:space="preserve"> in response </w:t>
      </w:r>
      <w:r w:rsidR="00361B9E">
        <w:t xml:space="preserve">to </w:t>
      </w:r>
      <w:r w:rsidR="0021471F">
        <w:t xml:space="preserve">environmental </w:t>
      </w:r>
      <w:r w:rsidR="00361B9E">
        <w:t xml:space="preserve">and human factors. </w:t>
      </w:r>
      <w:r w:rsidR="00FA6888">
        <w:t xml:space="preserve">The strongest resultant models included a combination of human and environmental </w:t>
      </w:r>
      <w:r w:rsidR="00FA6888">
        <w:lastRenderedPageBreak/>
        <w:t>factors</w:t>
      </w:r>
      <w:r w:rsidR="003D228B">
        <w:t>.</w:t>
      </w:r>
      <w:r w:rsidR="00FA6888">
        <w:t xml:space="preserve"> </w:t>
      </w:r>
      <w:r w:rsidR="00361B9E">
        <w:t xml:space="preserve">Mule deer </w:t>
      </w:r>
      <w:r w:rsidR="0021471F">
        <w:t xml:space="preserve">in </w:t>
      </w:r>
      <w:r w:rsidR="00361B9E">
        <w:t xml:space="preserve">our study area </w:t>
      </w:r>
      <w:r w:rsidR="0021471F">
        <w:t xml:space="preserve">had </w:t>
      </w:r>
      <w:r w:rsidR="00361B9E">
        <w:t xml:space="preserve">differential habitat use and movement characteristics with time of day and intensity of human </w:t>
      </w:r>
      <w:r w:rsidR="003D228B">
        <w:t>recreation</w:t>
      </w:r>
      <w:r w:rsidR="00361B9E">
        <w:t>. Mule deer increasingly selected for forest land cover</w:t>
      </w:r>
      <w:r w:rsidR="00FA6888">
        <w:t xml:space="preserve"> over shrub land cover</w:t>
      </w:r>
      <w:r w:rsidR="00361B9E">
        <w:t xml:space="preserve"> as human presence increased.</w:t>
      </w:r>
      <w:r w:rsidR="00FA6888">
        <w:t xml:space="preserve"> Importantly, shrub cover on our study area represented thinned pinyon-juniper forest managed, in part, for mule deer winter range.</w:t>
      </w:r>
      <w:r w:rsidR="00361B9E">
        <w:t xml:space="preserve"> Deer showed </w:t>
      </w:r>
      <w:commentRangeStart w:id="1"/>
      <w:r w:rsidR="00361B9E">
        <w:t xml:space="preserve">different movement responses </w:t>
      </w:r>
      <w:commentRangeEnd w:id="1"/>
      <w:r w:rsidR="009D5062">
        <w:rPr>
          <w:rStyle w:val="CommentReference"/>
        </w:rPr>
        <w:commentReference w:id="1"/>
      </w:r>
      <w:r w:rsidR="00361B9E">
        <w:t>with increasing human presence depending on the time of day</w:t>
      </w:r>
      <w:r w:rsidR="00FA6888">
        <w:t>, with increased movement at night and reduced movement during the day</w:t>
      </w:r>
      <w:r w:rsidR="00361B9E">
        <w:t>.</w:t>
      </w:r>
      <w:r w:rsidR="00FA6888">
        <w:t xml:space="preserve"> Changes in selection of favored foraging habitat </w:t>
      </w:r>
      <w:r w:rsidR="00493075">
        <w:t>and increased movement costs have the potential for ramifications at the population level as well as decreasing the effectiveness of tools available to managers</w:t>
      </w:r>
      <w:r w:rsidR="00361B9E">
        <w:t xml:space="preserve">. </w:t>
      </w:r>
    </w:p>
    <w:p w14:paraId="31716904" w14:textId="78FA7B34" w:rsidR="002505DE" w:rsidRPr="009971C6" w:rsidRDefault="00234394" w:rsidP="009971C6">
      <w:pPr>
        <w:spacing w:line="480" w:lineRule="auto"/>
      </w:pPr>
      <w:r>
        <w:rPr>
          <w:b/>
          <w:bCs/>
        </w:rPr>
        <w:t xml:space="preserve">KEYWORDS </w:t>
      </w:r>
      <w:r>
        <w:t xml:space="preserve">Colorado, habitat selection, human recreation, integrated step selection functions, mule deer, </w:t>
      </w:r>
      <w:r>
        <w:rPr>
          <w:i/>
          <w:iCs/>
        </w:rPr>
        <w:t>Odocoileus hemionus,</w:t>
      </w:r>
      <w:r w:rsidR="00FA6888">
        <w:rPr>
          <w:i/>
          <w:iCs/>
        </w:rPr>
        <w:t xml:space="preserve"> </w:t>
      </w:r>
      <w:r w:rsidR="00FA1D83">
        <w:t>winter range</w:t>
      </w:r>
    </w:p>
    <w:p w14:paraId="7C7CA998" w14:textId="2740068C" w:rsidR="00783B17" w:rsidRDefault="00783B17" w:rsidP="00783B17">
      <w:pPr>
        <w:spacing w:line="480" w:lineRule="auto"/>
        <w:rPr>
          <w:color w:val="000000"/>
        </w:rPr>
      </w:pPr>
      <w:commentRangeStart w:id="2"/>
      <w:r w:rsidRPr="00724CD0">
        <w:rPr>
          <w:color w:val="000000"/>
        </w:rPr>
        <w:t xml:space="preserve">Humans </w:t>
      </w:r>
      <w:commentRangeEnd w:id="2"/>
      <w:r w:rsidR="00DC784A">
        <w:rPr>
          <w:rStyle w:val="CommentReference"/>
        </w:rPr>
        <w:commentReference w:id="2"/>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w:t>
      </w:r>
      <w:proofErr w:type="spellStart"/>
      <w:r w:rsidR="002D4154">
        <w:rPr>
          <w:color w:val="000000"/>
        </w:rPr>
        <w:t>Darimont</w:t>
      </w:r>
      <w:proofErr w:type="spellEnd"/>
      <w:r w:rsidR="002D4154">
        <w:rPr>
          <w:color w:val="000000"/>
        </w:rPr>
        <w:t xml:space="preserve">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w:t>
      </w:r>
      <w:r w:rsidR="001675D8">
        <w:rPr>
          <w:color w:val="000000"/>
        </w:rPr>
        <w:lastRenderedPageBreak/>
        <w:t xml:space="preserve">important for </w:t>
      </w:r>
      <w:r w:rsidR="00060803">
        <w:rPr>
          <w:color w:val="000000"/>
        </w:rPr>
        <w:t>informing effective management</w:t>
      </w:r>
      <w:r w:rsidR="001675D8">
        <w:rPr>
          <w:color w:val="000000"/>
        </w:rPr>
        <w:t>,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w:t>
      </w:r>
      <w:proofErr w:type="spellStart"/>
      <w:r w:rsidRPr="00724CD0">
        <w:rPr>
          <w:color w:val="000000"/>
        </w:rPr>
        <w:t>Merelender</w:t>
      </w:r>
      <w:proofErr w:type="spellEnd"/>
      <w:r w:rsidRPr="00724CD0">
        <w:rPr>
          <w:color w:val="000000"/>
        </w:rPr>
        <w:t xml:space="preserve">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3"/>
      <w:commentRangeStart w:id="4"/>
      <w:r>
        <w:rPr>
          <w:color w:val="000000"/>
        </w:rPr>
        <w:t xml:space="preserve">in part </w:t>
      </w:r>
      <w:commentRangeEnd w:id="3"/>
      <w:r>
        <w:rPr>
          <w:rStyle w:val="CommentReference"/>
          <w:rFonts w:eastAsia="MS Mincho"/>
        </w:rPr>
        <w:commentReference w:id="3"/>
      </w:r>
      <w:commentRangeEnd w:id="4"/>
      <w:r>
        <w:rPr>
          <w:rStyle w:val="CommentReference"/>
          <w:rFonts w:eastAsia="MS Mincho"/>
        </w:rPr>
        <w:commentReference w:id="4"/>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w:t>
      </w:r>
      <w:proofErr w:type="spellStart"/>
      <w:r w:rsidR="007A6F41">
        <w:rPr>
          <w:color w:val="000000"/>
        </w:rPr>
        <w:t>Frid</w:t>
      </w:r>
      <w:proofErr w:type="spellEnd"/>
      <w:r w:rsidR="007A6F41">
        <w:rPr>
          <w:color w:val="000000"/>
        </w:rPr>
        <w:t xml:space="preserve"> and Dill 2002)</w:t>
      </w:r>
      <w:r>
        <w:rPr>
          <w:color w:val="000000"/>
        </w:rPr>
        <w:t>. I</w:t>
      </w:r>
      <w:r w:rsidR="007A6F41">
        <w:rPr>
          <w:color w:val="000000"/>
        </w:rPr>
        <w:t>ndividuals may take a more proactive response avoiding risk across the landscape by altering their spatiotemporal niche (</w:t>
      </w:r>
      <w:proofErr w:type="spellStart"/>
      <w:r w:rsidR="007A6F41" w:rsidRPr="00724CD0">
        <w:rPr>
          <w:color w:val="000000"/>
        </w:rPr>
        <w:t>Lesmerises</w:t>
      </w:r>
      <w:proofErr w:type="spellEnd"/>
      <w:r w:rsidR="007A6F41" w:rsidRPr="00724CD0">
        <w:rPr>
          <w:color w:val="000000"/>
        </w:rPr>
        <w:t xml:space="preserve"> et al. 2017</w:t>
      </w:r>
      <w:r w:rsidR="007A6F41">
        <w:rPr>
          <w:color w:val="000000"/>
        </w:rPr>
        <w:t xml:space="preserve">, </w:t>
      </w:r>
      <w:r w:rsidR="007A6F41" w:rsidRPr="00724CD0">
        <w:rPr>
          <w:color w:val="000000"/>
        </w:rPr>
        <w:t xml:space="preserve">Ladle et al. 2019, </w:t>
      </w:r>
      <w:proofErr w:type="spellStart"/>
      <w:r w:rsidR="007A6F41" w:rsidRPr="00724CD0">
        <w:rPr>
          <w:color w:val="000000"/>
        </w:rPr>
        <w:t>Suraci</w:t>
      </w:r>
      <w:proofErr w:type="spellEnd"/>
      <w:r w:rsidR="007A6F41" w:rsidRPr="00724CD0">
        <w:rPr>
          <w:color w:val="000000"/>
        </w:rPr>
        <w:t xml:space="preserve">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w:t>
      </w:r>
      <w:proofErr w:type="spellStart"/>
      <w:r w:rsidR="00783B17" w:rsidRPr="00724CD0">
        <w:rPr>
          <w:color w:val="000000"/>
        </w:rPr>
        <w:t>Sévêque</w:t>
      </w:r>
      <w:proofErr w:type="spellEnd"/>
      <w:r w:rsidR="00783B17" w:rsidRPr="00724CD0">
        <w:rPr>
          <w:color w:val="000000"/>
        </w:rPr>
        <w:t xml:space="preserv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w:t>
      </w:r>
      <w:proofErr w:type="spellStart"/>
      <w:r w:rsidR="00783B17" w:rsidRPr="00724CD0">
        <w:rPr>
          <w:color w:val="000000"/>
        </w:rPr>
        <w:t>Coppes</w:t>
      </w:r>
      <w:proofErr w:type="spellEnd"/>
      <w:r w:rsidR="00783B17" w:rsidRPr="00724CD0">
        <w:rPr>
          <w:color w:val="000000"/>
        </w:rPr>
        <w:t xml:space="preserve">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75D48398" w:rsidR="00652E3C" w:rsidRPr="008A2B1E" w:rsidRDefault="001675D8" w:rsidP="009971C6">
      <w:pPr>
        <w:pStyle w:val="NormalWeb"/>
        <w:spacing w:before="0" w:beforeAutospacing="0" w:after="160" w:afterAutospacing="0" w:line="480" w:lineRule="auto"/>
        <w:ind w:right="-540"/>
        <w:rPr>
          <w:color w:val="000000"/>
        </w:rPr>
      </w:pPr>
      <w:r>
        <w:rPr>
          <w:color w:val="000000"/>
        </w:rPr>
        <w:lastRenderedPageBreak/>
        <w:t xml:space="preserve">Interruption of fitness- enhancing behaviors, alteration of spatiotemporal niche, and increased movement costs provide possible mechanisms of individual changes scaling up to populations. </w:t>
      </w:r>
      <w:r w:rsidR="003D1F45">
        <w:rPr>
          <w:color w:val="000000"/>
        </w:rPr>
        <w:t>However, t</w:t>
      </w:r>
      <w:r w:rsidR="00783B17" w:rsidRPr="00724CD0">
        <w:rPr>
          <w:color w:val="000000"/>
        </w:rPr>
        <w: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w:t>
      </w:r>
      <w:proofErr w:type="spellStart"/>
      <w:r w:rsidR="00783B17" w:rsidRPr="00724CD0">
        <w:rPr>
          <w:color w:val="000000"/>
        </w:rPr>
        <w:t>Tablado</w:t>
      </w:r>
      <w:proofErr w:type="spellEnd"/>
      <w:r w:rsidR="00783B17" w:rsidRPr="00724CD0">
        <w:rPr>
          <w:color w:val="000000"/>
        </w:rPr>
        <w:t xml:space="preserve">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xml:space="preserve">, </w:t>
      </w:r>
      <w:proofErr w:type="spellStart"/>
      <w:r w:rsidR="008A2B1E">
        <w:rPr>
          <w:rFonts w:eastAsia="Times New Roman"/>
          <w:color w:val="000000"/>
        </w:rPr>
        <w:t>Bombaci</w:t>
      </w:r>
      <w:proofErr w:type="spellEnd"/>
      <w:r w:rsidR="008A2B1E">
        <w:rPr>
          <w:rFonts w:eastAsia="Times New Roman"/>
          <w:color w:val="000000"/>
        </w:rPr>
        <w:t xml:space="preserve"> and </w:t>
      </w:r>
      <w:proofErr w:type="spellStart"/>
      <w:r w:rsidR="008A2B1E">
        <w:rPr>
          <w:rFonts w:eastAsia="Times New Roman"/>
          <w:color w:val="000000"/>
        </w:rPr>
        <w:t>Pejchar</w:t>
      </w:r>
      <w:proofErr w:type="spellEnd"/>
      <w:r w:rsidR="008A2B1E">
        <w:rPr>
          <w:rFonts w:eastAsia="Times New Roman"/>
          <w:color w:val="000000"/>
        </w:rPr>
        <w:t xml:space="preserve">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w:t>
      </w:r>
      <w:proofErr w:type="spellStart"/>
      <w:r w:rsidR="004E65CE">
        <w:rPr>
          <w:rFonts w:eastAsia="Times New Roman"/>
          <w:color w:val="000000"/>
        </w:rPr>
        <w:t>Bombaci</w:t>
      </w:r>
      <w:proofErr w:type="spellEnd"/>
      <w:r w:rsidR="004E65CE">
        <w:rPr>
          <w:rFonts w:eastAsia="Times New Roman"/>
          <w:color w:val="000000"/>
        </w:rPr>
        <w:t xml:space="preserve"> and </w:t>
      </w:r>
      <w:proofErr w:type="spellStart"/>
      <w:r w:rsidR="004E65CE">
        <w:rPr>
          <w:rFonts w:eastAsia="Times New Roman"/>
          <w:color w:val="000000"/>
        </w:rPr>
        <w:t>Pejchar</w:t>
      </w:r>
      <w:proofErr w:type="spellEnd"/>
      <w:r w:rsidR="004E65CE">
        <w:rPr>
          <w:rFonts w:eastAsia="Times New Roman"/>
          <w:color w:val="000000"/>
        </w:rPr>
        <w:t xml:space="preserve">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lastRenderedPageBreak/>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1D4EBAD5"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on</w:t>
      </w:r>
      <w:r w:rsidR="003D1F45">
        <w:rPr>
          <w:rFonts w:eastAsia="Times New Roman"/>
          <w:color w:val="000000"/>
        </w:rPr>
        <w:t xml:space="preserve"> managed</w:t>
      </w:r>
      <w:r w:rsidR="00FF1C15">
        <w:rPr>
          <w:rFonts w:eastAsia="Times New Roman"/>
          <w:color w:val="000000"/>
        </w:rPr>
        <w:t xml:space="preserve">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60803">
        <w:rPr>
          <w:color w:val="000000"/>
        </w:rPr>
        <w:t>changing their temporal or spatial use of habitat</w:t>
      </w:r>
      <w:r w:rsidR="009F62C1">
        <w:rPr>
          <w:color w:val="000000"/>
        </w:rPr>
        <w:t xml:space="preserve"> in response to human presence on </w:t>
      </w:r>
      <w:r w:rsidR="009F62C1">
        <w:rPr>
          <w:color w:val="000000"/>
        </w:rPr>
        <w:lastRenderedPageBreak/>
        <w:t>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5"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6" w:author="Wildey,Eli" w:date="2024-09-25T21:47:00Z">
          <w:pPr>
            <w:spacing w:after="160" w:line="480" w:lineRule="auto"/>
            <w:ind w:right="-540"/>
          </w:pPr>
        </w:pPrChange>
      </w:pPr>
      <w:r>
        <w:rPr>
          <w:rFonts w:eastAsia="Times New Roman"/>
          <w:b/>
          <w:bCs/>
          <w:noProof/>
          <w:color w:val="000000"/>
        </w:rPr>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3D0D9501" w:rsidR="002505DE" w:rsidRDefault="00D92FB3" w:rsidP="00167887">
      <w:pPr>
        <w:spacing w:after="160" w:line="480" w:lineRule="auto"/>
        <w:ind w:right="-540"/>
        <w:rPr>
          <w:rFonts w:eastAsia="Times New Roman"/>
          <w:color w:val="000000"/>
        </w:rPr>
      </w:pPr>
      <w:commentRangeStart w:id="7"/>
      <w:r>
        <w:rPr>
          <w:rFonts w:eastAsia="Times New Roman"/>
          <w:color w:val="000000"/>
        </w:rPr>
        <w:t>Our</w:t>
      </w:r>
      <w:r w:rsidR="00BA3DFA">
        <w:rPr>
          <w:rFonts w:eastAsia="Times New Roman"/>
          <w:color w:val="000000"/>
        </w:rPr>
        <w:t xml:space="preserve"> study area</w:t>
      </w:r>
      <w:r>
        <w:rPr>
          <w:rFonts w:eastAsia="Times New Roman"/>
          <w:color w:val="000000"/>
        </w:rPr>
        <w:t xml:space="preserve"> </w:t>
      </w:r>
      <w:r w:rsidR="00295471">
        <w:rPr>
          <w:rFonts w:eastAsia="Times New Roman"/>
          <w:color w:val="000000"/>
        </w:rPr>
        <w:t xml:space="preserve">is located on Bureau of Land Management south of </w:t>
      </w:r>
      <w:r w:rsidR="00754A4E">
        <w:rPr>
          <w:rFonts w:eastAsia="Times New Roman"/>
          <w:color w:val="000000"/>
        </w:rPr>
        <w:t>Salida, Colorado</w:t>
      </w:r>
      <w:r>
        <w:rPr>
          <w:rFonts w:eastAsia="Times New Roman"/>
          <w:color w:val="000000"/>
        </w:rPr>
        <w:t>, USA</w:t>
      </w:r>
      <w:r w:rsidR="00754A4E">
        <w:rPr>
          <w:rFonts w:eastAsia="Times New Roman"/>
          <w:color w:val="000000"/>
        </w:rPr>
        <w:t xml:space="preserve"> </w:t>
      </w:r>
      <w:commentRangeEnd w:id="7"/>
      <w:r w:rsidR="008A5359">
        <w:rPr>
          <w:rStyle w:val="CommentReference"/>
        </w:rPr>
        <w:commentReference w:id="7"/>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295471">
        <w:rPr>
          <w:rFonts w:eastAsia="Times New Roman"/>
          <w:color w:val="000000"/>
        </w:rPr>
        <w:t xml:space="preserve"> and is centered on the Methodist Mountain trail network</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w:t>
      </w:r>
      <w:r w:rsidR="00295471">
        <w:rPr>
          <w:rFonts w:eastAsia="Times New Roman"/>
          <w:color w:val="000000"/>
        </w:rPr>
        <w:t xml:space="preserve"> and</w:t>
      </w:r>
      <w:r w:rsidR="001675D8" w:rsidRPr="002505DE">
        <w:rPr>
          <w:rFonts w:eastAsia="Times New Roman"/>
          <w:color w:val="000000"/>
        </w:rPr>
        <w:t xml:space="preserve"> hiking, </w:t>
      </w:r>
      <w:r w:rsidR="00295471">
        <w:rPr>
          <w:rFonts w:eastAsia="Times New Roman"/>
          <w:color w:val="000000"/>
        </w:rPr>
        <w:t xml:space="preserve">and serves as winter range for migratory </w:t>
      </w:r>
      <w:r w:rsidR="00295471">
        <w:rPr>
          <w:rFonts w:eastAsia="Times New Roman"/>
          <w:color w:val="000000"/>
        </w:rPr>
        <w:lastRenderedPageBreak/>
        <w:t>and resident mule deer populations</w:t>
      </w:r>
      <w:r w:rsidR="001675D8" w:rsidRPr="002505DE">
        <w:rPr>
          <w:rFonts w:eastAsia="Times New Roman"/>
          <w:color w:val="000000"/>
        </w:rPr>
        <w:t>.</w:t>
      </w:r>
      <w:r w:rsidR="00BA3DFA">
        <w:rPr>
          <w:rFonts w:eastAsia="Times New Roman"/>
          <w:color w:val="000000"/>
        </w:rPr>
        <w:t xml:space="preserve"> Elevation range</w:t>
      </w:r>
      <w:r w:rsidR="00295471">
        <w:rPr>
          <w:rFonts w:eastAsia="Times New Roman"/>
          <w:color w:val="000000"/>
        </w:rPr>
        <w:t>s</w:t>
      </w:r>
      <w:r w:rsidR="00BA3DFA">
        <w:rPr>
          <w:rFonts w:eastAsia="Times New Roman"/>
          <w:color w:val="000000"/>
        </w:rPr>
        <w:t xml:space="preserve">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Land cover type varie</w:t>
      </w:r>
      <w:r w:rsidR="00295471">
        <w:rPr>
          <w:rFonts w:eastAsia="Times New Roman"/>
          <w:color w:val="000000"/>
        </w:rPr>
        <w:t>s</w:t>
      </w:r>
      <w:r w:rsidR="00BA3DFA">
        <w:rPr>
          <w:rFonts w:eastAsia="Times New Roman"/>
          <w:color w:val="000000"/>
        </w:rPr>
        <w:t xml:space="preserve">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8"/>
      <w:r w:rsidR="00BA3DFA" w:rsidRPr="002505DE">
        <w:rPr>
          <w:rFonts w:eastAsia="Times New Roman"/>
          <w:color w:val="000000"/>
        </w:rPr>
        <w:t xml:space="preserve">Methodist Mountain trail network </w:t>
      </w:r>
      <w:commentRangeEnd w:id="8"/>
      <w:r w:rsidR="00420F29">
        <w:rPr>
          <w:rStyle w:val="CommentReference"/>
        </w:rPr>
        <w:commentReference w:id="8"/>
      </w:r>
      <w:r w:rsidR="00BA3DFA" w:rsidRPr="002505DE">
        <w:rPr>
          <w:rFonts w:eastAsia="Times New Roman"/>
          <w:color w:val="000000"/>
        </w:rPr>
        <w:t>is</w:t>
      </w:r>
      <w:r w:rsidR="00295471">
        <w:rPr>
          <w:rFonts w:eastAsia="Times New Roman"/>
          <w:color w:val="000000"/>
        </w:rPr>
        <w:t xml:space="preserve"> comprised of several trails </w:t>
      </w:r>
      <w:r w:rsidR="006145AA">
        <w:rPr>
          <w:rFonts w:eastAsia="Times New Roman"/>
          <w:color w:val="000000"/>
        </w:rPr>
        <w:t>tailored to mountain biking and extending from the valley floor into higher elevation habitat managed by the US Forest Service</w:t>
      </w:r>
      <w:r w:rsidR="00BA3DFA" w:rsidRPr="002505DE">
        <w:rPr>
          <w:rFonts w:eastAsia="Times New Roman"/>
          <w:color w:val="000000"/>
        </w:rPr>
        <w:t>.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 xml:space="preserve">Populus </w:t>
      </w:r>
      <w:proofErr w:type="spellStart"/>
      <w:r w:rsidR="00BA3DFA" w:rsidRPr="002505DE">
        <w:rPr>
          <w:rFonts w:eastAsia="Times New Roman"/>
          <w:i/>
          <w:iCs/>
          <w:color w:val="000000"/>
        </w:rPr>
        <w:t>deltoides</w:t>
      </w:r>
      <w:proofErr w:type="spellEnd"/>
      <w:r w:rsidR="00BA3DFA" w:rsidRPr="002505DE">
        <w:rPr>
          <w:rFonts w:eastAsia="Times New Roman"/>
          <w:color w:val="000000"/>
        </w:rPr>
        <w:t xml:space="preserve">) growth along major washes and interspersed patches of </w:t>
      </w:r>
      <w:proofErr w:type="spellStart"/>
      <w:r w:rsidR="00BA3DFA" w:rsidRPr="002505DE">
        <w:rPr>
          <w:rFonts w:eastAsia="Times New Roman"/>
          <w:color w:val="000000"/>
        </w:rPr>
        <w:t>gambel</w:t>
      </w:r>
      <w:proofErr w:type="spellEnd"/>
      <w:r w:rsidR="00BA3DFA" w:rsidRPr="002505DE">
        <w:rPr>
          <w:rFonts w:eastAsia="Times New Roman"/>
          <w:color w:val="000000"/>
        </w:rPr>
        <w:t xml:space="preserve"> oak (</w:t>
      </w:r>
      <w:r w:rsidR="00BA3DFA" w:rsidRPr="002505DE">
        <w:rPr>
          <w:rFonts w:eastAsia="Times New Roman"/>
          <w:i/>
          <w:iCs/>
          <w:color w:val="000000"/>
        </w:rPr>
        <w:t xml:space="preserve">Quercus </w:t>
      </w:r>
      <w:proofErr w:type="spellStart"/>
      <w:r w:rsidR="00BA3DFA" w:rsidRPr="002505DE">
        <w:rPr>
          <w:rFonts w:eastAsia="Times New Roman"/>
          <w:i/>
          <w:iCs/>
          <w:color w:val="000000"/>
        </w:rPr>
        <w:t>gambelii</w:t>
      </w:r>
      <w:proofErr w:type="spellEnd"/>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Habitat management has been performed</w:t>
      </w:r>
      <w:r w:rsidR="006145AA">
        <w:rPr>
          <w:rFonts w:eastAsia="Times New Roman"/>
          <w:color w:val="000000"/>
        </w:rPr>
        <w:t xml:space="preserve"> on the study area</w:t>
      </w:r>
      <w:r w:rsidR="002505DE" w:rsidRPr="002505DE">
        <w:rPr>
          <w:rFonts w:eastAsia="Times New Roman"/>
          <w:color w:val="000000"/>
        </w:rPr>
        <w:t xml:space="preserve"> for the purposes of fuel reduction, habitat management, and watershed improvement (Miller et al. 2019). This involves thinning of pinyon juniper forest on flat ground accessible to machinery. </w:t>
      </w:r>
      <w:r w:rsidR="006145AA">
        <w:rPr>
          <w:rFonts w:eastAsia="Times New Roman"/>
          <w:color w:val="000000"/>
        </w:rPr>
        <w:t>Importantly, t</w:t>
      </w:r>
      <w:commentRangeStart w:id="9"/>
      <w:r w:rsidR="002505DE" w:rsidRPr="002505DE">
        <w:rPr>
          <w:rFonts w:eastAsia="Times New Roman"/>
          <w:color w:val="000000"/>
        </w:rPr>
        <w:t>his thinned habitat appears on land cover classification layers as “shrub” habitat as opposed to surrounding “forest” habitat</w:t>
      </w:r>
      <w:commentRangeEnd w:id="9"/>
      <w:r w:rsidR="008A5359">
        <w:rPr>
          <w:rStyle w:val="CommentReference"/>
        </w:rPr>
        <w:commentReference w:id="9"/>
      </w:r>
      <w:r w:rsidR="006145AA">
        <w:rPr>
          <w:rFonts w:eastAsia="Times New Roman"/>
          <w:color w:val="000000"/>
        </w:rPr>
        <w:t xml:space="preserve"> (Figure 1)</w:t>
      </w:r>
      <w:r w:rsidR="002505DE" w:rsidRPr="002505DE">
        <w:rPr>
          <w:rFonts w:eastAsia="Times New Roman"/>
          <w:color w:val="000000"/>
        </w:rPr>
        <w:t xml:space="preserve">. </w:t>
      </w:r>
      <w:r w:rsidR="006145AA">
        <w:rPr>
          <w:rFonts w:eastAsia="Times New Roman"/>
          <w:color w:val="000000"/>
        </w:rPr>
        <w:t>The</w:t>
      </w:r>
      <w:r w:rsidR="002505DE" w:rsidRPr="002505DE">
        <w:rPr>
          <w:rFonts w:eastAsia="Times New Roman"/>
          <w:color w:val="000000"/>
        </w:rPr>
        <w:t xml:space="preserve"> managed habitat promotes the growth of shrub species such as golden currant (</w:t>
      </w:r>
      <w:r w:rsidR="002505DE" w:rsidRPr="002505DE">
        <w:rPr>
          <w:rFonts w:eastAsia="Times New Roman"/>
          <w:i/>
          <w:iCs/>
          <w:color w:val="000000"/>
        </w:rPr>
        <w:t xml:space="preserve">Ribes </w:t>
      </w:r>
      <w:proofErr w:type="spellStart"/>
      <w:r w:rsidR="002505DE" w:rsidRPr="002505DE">
        <w:rPr>
          <w:rFonts w:eastAsia="Times New Roman"/>
          <w:i/>
          <w:iCs/>
          <w:color w:val="000000"/>
        </w:rPr>
        <w:t>aureum</w:t>
      </w:r>
      <w:proofErr w:type="spellEnd"/>
      <w:r w:rsidR="002505DE" w:rsidRPr="002505DE">
        <w:rPr>
          <w:rFonts w:eastAsia="Times New Roman"/>
          <w:color w:val="000000"/>
        </w:rPr>
        <w:t>), mountain mahogany (</w:t>
      </w:r>
      <w:proofErr w:type="spellStart"/>
      <w:r w:rsidR="002505DE" w:rsidRPr="002505DE">
        <w:rPr>
          <w:rFonts w:eastAsia="Times New Roman"/>
          <w:i/>
          <w:iCs/>
          <w:color w:val="000000"/>
        </w:rPr>
        <w:t>Cercocarpus</w:t>
      </w:r>
      <w:proofErr w:type="spellEnd"/>
      <w:r w:rsidR="002505DE" w:rsidRPr="002505DE">
        <w:rPr>
          <w:rFonts w:eastAsia="Times New Roman"/>
          <w:i/>
          <w:iCs/>
          <w:color w:val="000000"/>
        </w:rPr>
        <w:t xml:space="preserve"> </w:t>
      </w:r>
      <w:proofErr w:type="spellStart"/>
      <w:r w:rsidR="002505DE" w:rsidRPr="002505DE">
        <w:rPr>
          <w:rFonts w:eastAsia="Times New Roman"/>
          <w:i/>
          <w:iCs/>
          <w:color w:val="000000"/>
        </w:rPr>
        <w:t>ledifolius</w:t>
      </w:r>
      <w:proofErr w:type="spellEnd"/>
      <w:r w:rsidR="002505DE" w:rsidRPr="002505DE">
        <w:rPr>
          <w:rFonts w:eastAsia="Times New Roman"/>
          <w:color w:val="000000"/>
        </w:rPr>
        <w:t>), and rabbitbrush (</w:t>
      </w:r>
      <w:proofErr w:type="spellStart"/>
      <w:r w:rsidR="002505DE" w:rsidRPr="002505DE">
        <w:rPr>
          <w:rFonts w:eastAsia="Times New Roman"/>
          <w:i/>
          <w:iCs/>
          <w:color w:val="000000"/>
        </w:rPr>
        <w:t>Ericameria</w:t>
      </w:r>
      <w:proofErr w:type="spellEnd"/>
      <w:r w:rsidR="002505DE" w:rsidRPr="002505DE">
        <w:rPr>
          <w:rFonts w:eastAsia="Times New Roman"/>
          <w:i/>
          <w:iCs/>
          <w:color w:val="000000"/>
        </w:rPr>
        <w:t xml:space="preserve"> spp.</w:t>
      </w:r>
      <w:r w:rsidR="002505DE" w:rsidRPr="002505DE">
        <w:rPr>
          <w:rFonts w:eastAsia="Times New Roman"/>
          <w:color w:val="000000"/>
        </w:rPr>
        <w:t>). Our study area serves as a winter range for a migratory population of mule deer who migrate</w:t>
      </w:r>
      <w:r w:rsidR="006145AA">
        <w:rPr>
          <w:rFonts w:eastAsia="Times New Roman"/>
          <w:color w:val="000000"/>
        </w:rPr>
        <w:t xml:space="preserve"> across </w:t>
      </w:r>
      <w:r w:rsidR="002505DE" w:rsidRPr="002505DE">
        <w:rPr>
          <w:rFonts w:eastAsia="Times New Roman"/>
          <w:color w:val="000000"/>
        </w:rPr>
        <w:t xml:space="preserve">about </w:t>
      </w:r>
      <w:r w:rsidR="00B740C8">
        <w:rPr>
          <w:rFonts w:eastAsia="Times New Roman"/>
          <w:color w:val="000000"/>
        </w:rPr>
        <w:t>1</w:t>
      </w:r>
      <w:r w:rsidR="002505DE" w:rsidRPr="002505DE">
        <w:rPr>
          <w:rFonts w:eastAsia="Times New Roman"/>
          <w:color w:val="000000"/>
        </w:rPr>
        <w:t xml:space="preserve">1km southwest to summer range </w:t>
      </w:r>
      <w:r w:rsidR="006145AA">
        <w:rPr>
          <w:rFonts w:eastAsia="Times New Roman"/>
          <w:color w:val="000000"/>
        </w:rPr>
        <w:t>outside the Arkansas river valley</w:t>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lastRenderedPageBreak/>
        <w:t>METHODS</w:t>
      </w:r>
    </w:p>
    <w:p w14:paraId="26773474" w14:textId="2DB267EC" w:rsidR="00AF4F8D" w:rsidRPr="00AF4F8D" w:rsidRDefault="00AF4F8D" w:rsidP="00167887">
      <w:pPr>
        <w:spacing w:after="160" w:line="480" w:lineRule="auto"/>
        <w:ind w:right="-540"/>
        <w:rPr>
          <w:rFonts w:eastAsia="Times New Roman"/>
          <w:b/>
          <w:bCs/>
        </w:rPr>
      </w:pPr>
      <w:commentRangeStart w:id="10"/>
      <w:r>
        <w:rPr>
          <w:rFonts w:eastAsia="Times New Roman"/>
          <w:b/>
          <w:bCs/>
          <w:color w:val="000000"/>
        </w:rPr>
        <w:t xml:space="preserve">Field </w:t>
      </w:r>
      <w:commentRangeEnd w:id="10"/>
      <w:r w:rsidR="008A5359">
        <w:rPr>
          <w:rStyle w:val="CommentReference"/>
        </w:rPr>
        <w:commentReference w:id="10"/>
      </w:r>
      <w:r>
        <w:rPr>
          <w:rFonts w:eastAsia="Times New Roman"/>
          <w:b/>
          <w:bCs/>
          <w:color w:val="000000"/>
        </w:rPr>
        <w:t>methods</w:t>
      </w:r>
    </w:p>
    <w:p w14:paraId="7ABCEC6E" w14:textId="67910F25" w:rsidR="00B740C8" w:rsidRPr="00AF4F8D" w:rsidRDefault="0025356C" w:rsidP="00167887">
      <w:pPr>
        <w:spacing w:after="160" w:line="480" w:lineRule="auto"/>
        <w:ind w:right="-540"/>
        <w:rPr>
          <w:rFonts w:eastAsia="Times New Roman"/>
        </w:rPr>
      </w:pPr>
      <w:r>
        <w:rPr>
          <w:rFonts w:eastAsia="Times New Roman"/>
          <w:color w:val="000000"/>
        </w:rPr>
        <w:t xml:space="preserve">Ten total mule deer were captured. </w:t>
      </w:r>
      <w:r w:rsidR="00D62841">
        <w:rPr>
          <w:rFonts w:eastAsia="Times New Roman"/>
          <w:color w:val="000000"/>
        </w:rPr>
        <w:t>Six m</w:t>
      </w:r>
      <w:r w:rsidR="008A5359">
        <w:rPr>
          <w:rFonts w:eastAsia="Times New Roman"/>
          <w:color w:val="000000"/>
        </w:rPr>
        <w:t>ule d</w:t>
      </w:r>
      <w:commentRangeStart w:id="11"/>
      <w:r w:rsidR="002505DE" w:rsidRPr="002505DE">
        <w:rPr>
          <w:rFonts w:eastAsia="Times New Roman"/>
          <w:color w:val="000000"/>
        </w:rPr>
        <w:t>eer were captured</w:t>
      </w:r>
      <w:commentRangeEnd w:id="11"/>
      <w:r w:rsidR="005657AE">
        <w:rPr>
          <w:rStyle w:val="CommentReference"/>
        </w:rPr>
        <w:commentReference w:id="11"/>
      </w:r>
      <w:r w:rsidR="002505DE" w:rsidRPr="002505DE">
        <w:rPr>
          <w:rFonts w:eastAsia="Times New Roman"/>
          <w:color w:val="000000"/>
        </w:rPr>
        <w:t xml:space="preserve"> using clover traps baited with corn and alfalfa, </w:t>
      </w:r>
      <w:r w:rsidR="00D62841">
        <w:rPr>
          <w:rFonts w:eastAsia="Times New Roman"/>
          <w:color w:val="000000"/>
        </w:rPr>
        <w:t>and four were</w:t>
      </w:r>
      <w:r w:rsidR="002505DE" w:rsidRPr="002505DE">
        <w:rPr>
          <w:rFonts w:eastAsia="Times New Roman"/>
          <w:color w:val="000000"/>
        </w:rPr>
        <w:t xml:space="preserve"> free dart</w:t>
      </w:r>
      <w:r w:rsidR="00D62841">
        <w:rPr>
          <w:rFonts w:eastAsia="Times New Roman"/>
          <w:color w:val="000000"/>
        </w:rPr>
        <w:t>ed</w:t>
      </w:r>
      <w:r w:rsidR="002505DE" w:rsidRPr="002505DE">
        <w:rPr>
          <w:rFonts w:eastAsia="Times New Roman"/>
          <w:color w:val="000000"/>
        </w:rPr>
        <w:t xml:space="preserve"> from a vehicle</w:t>
      </w:r>
      <w:r w:rsidR="00D62841">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12"/>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12"/>
      <w:r w:rsidR="008A5359">
        <w:rPr>
          <w:rStyle w:val="CommentReference"/>
        </w:rPr>
        <w:commentReference w:id="12"/>
      </w:r>
      <w:r w:rsidR="002432FD">
        <w:rPr>
          <w:rFonts w:eastAsia="Times New Roman"/>
          <w:color w:val="000000"/>
        </w:rPr>
        <w:t>)</w:t>
      </w:r>
      <w:commentRangeStart w:id="13"/>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14"/>
      <w:r w:rsidR="002505DE" w:rsidRPr="002505DE">
        <w:rPr>
          <w:rFonts w:eastAsia="Times New Roman"/>
          <w:color w:val="000000"/>
        </w:rPr>
        <w:t xml:space="preserve">a Cellular Tracking Technology (CTT) </w:t>
      </w:r>
      <w:r w:rsidR="00D62841">
        <w:rPr>
          <w:rFonts w:eastAsia="Times New Roman"/>
          <w:color w:val="000000"/>
        </w:rPr>
        <w:t>GPS-GSM Solar-powered CTT®-ES400</w:t>
      </w:r>
      <w:r w:rsidR="002505DE" w:rsidRPr="002505DE">
        <w:rPr>
          <w:rFonts w:eastAsia="Times New Roman"/>
          <w:color w:val="000000"/>
        </w:rPr>
        <w:t xml:space="preserve"> </w:t>
      </w:r>
      <w:commentRangeEnd w:id="14"/>
      <w:r w:rsidR="008A5359">
        <w:rPr>
          <w:rStyle w:val="CommentReference"/>
        </w:rPr>
        <w:commentReference w:id="14"/>
      </w:r>
      <w:r w:rsidR="002505DE" w:rsidRPr="002505DE">
        <w:rPr>
          <w:rFonts w:eastAsia="Times New Roman"/>
          <w:color w:val="000000"/>
        </w:rPr>
        <w:t>ear tag placed in their ear</w:t>
      </w:r>
      <w:r w:rsidR="00D62841">
        <w:rPr>
          <w:rFonts w:eastAsia="Times New Roman"/>
          <w:color w:val="000000"/>
        </w:rPr>
        <w:t xml:space="preserve"> (Cellular Tracking Technologies</w:t>
      </w:r>
      <w:r w:rsidR="009B5B7A">
        <w:rPr>
          <w:rFonts w:eastAsia="Times New Roman"/>
          <w:color w:val="000000"/>
        </w:rPr>
        <w:t>, Cape May, New Jersey</w:t>
      </w:r>
      <w:r w:rsidR="00D62841">
        <w:rPr>
          <w:rFonts w:eastAsia="Times New Roman"/>
          <w:color w:val="000000"/>
        </w:rPr>
        <w:t>),</w:t>
      </w:r>
      <w:r w:rsidR="002505DE" w:rsidRPr="002505DE">
        <w:rPr>
          <w:rFonts w:eastAsia="Times New Roman"/>
          <w:color w:val="000000"/>
        </w:rPr>
        <w:t xml:space="preserve"> with a cattle tag placed in the opposite ear</w:t>
      </w:r>
      <w:commentRangeEnd w:id="13"/>
      <w:r w:rsidR="005657AE">
        <w:rPr>
          <w:rStyle w:val="CommentReference"/>
        </w:rPr>
        <w:commentReference w:id="13"/>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15"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16"/>
      <w:r w:rsidR="002505DE" w:rsidRPr="002505DE">
        <w:rPr>
          <w:rFonts w:eastAsia="Times New Roman"/>
          <w:color w:val="000000"/>
        </w:rPr>
        <w:t>alyzed deer habitat selection using integrated Step Selection Analysis (</w:t>
      </w:r>
      <w:proofErr w:type="spellStart"/>
      <w:r w:rsidR="002505DE" w:rsidRPr="002505DE">
        <w:rPr>
          <w:rFonts w:eastAsia="Times New Roman"/>
          <w:color w:val="000000"/>
        </w:rPr>
        <w:t>iSSA</w:t>
      </w:r>
      <w:proofErr w:type="spellEnd"/>
      <w:r w:rsidR="002505DE" w:rsidRPr="002505DE">
        <w:rPr>
          <w:rFonts w:eastAsia="Times New Roman"/>
          <w:color w:val="000000"/>
        </w:rPr>
        <w:t>)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16"/>
      <w:r w:rsidR="00984EA3">
        <w:rPr>
          <w:rStyle w:val="CommentReference"/>
        </w:rPr>
        <w:commentReference w:id="16"/>
      </w:r>
      <w:r w:rsidR="002505DE" w:rsidRPr="002505DE">
        <w:rPr>
          <w:rFonts w:eastAsia="Times New Roman"/>
          <w:color w:val="000000"/>
        </w:rPr>
        <w:t>(</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This analysis compares used steps, those taken by the animal, to available steps, calculated by combining a random step length and turn angle sampled from </w:t>
      </w:r>
      <w:r w:rsidR="002505DE" w:rsidRPr="002505DE">
        <w:rPr>
          <w:rFonts w:eastAsia="Times New Roman"/>
          <w:color w:val="000000"/>
        </w:rPr>
        <w:lastRenderedPageBreak/>
        <w:t>distributions fit to the empirical observations of step length and turn angles. The model calculates a probability of use between 0 and 1 as the response variable based on the binary used (1) and available (0) points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Used steps were paired with 20 available steps in this analysis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w:t>
      </w:r>
      <w:r>
        <w:rPr>
          <w:rFonts w:eastAsia="Times New Roman"/>
          <w:color w:val="000000"/>
        </w:rPr>
        <w:t>We</w:t>
      </w:r>
      <w:r w:rsidR="002505DE" w:rsidRPr="002505DE">
        <w:rPr>
          <w:rFonts w:eastAsia="Times New Roman"/>
          <w:color w:val="000000"/>
        </w:rPr>
        <w:t xml:space="preserve"> fit a von Mises distribution to observed turn angles and a lognormal distribution to observed step lengths as a heavy tailed distribution better fit the probability of larger step </w:t>
      </w:r>
      <w:commentRangeStart w:id="17"/>
      <w:commentRangeStart w:id="18"/>
      <w:r w:rsidR="002505DE" w:rsidRPr="002505DE">
        <w:rPr>
          <w:rFonts w:eastAsia="Times New Roman"/>
          <w:color w:val="000000"/>
        </w:rPr>
        <w:t>lengths</w:t>
      </w:r>
      <w:commentRangeEnd w:id="17"/>
      <w:r>
        <w:rPr>
          <w:rStyle w:val="CommentReference"/>
        </w:rPr>
        <w:commentReference w:id="17"/>
      </w:r>
      <w:commentRangeEnd w:id="18"/>
      <w:r>
        <w:rPr>
          <w:rStyle w:val="CommentReference"/>
        </w:rPr>
        <w:commentReference w:id="18"/>
      </w:r>
      <w:r w:rsidR="002505DE" w:rsidRPr="002505DE">
        <w:rPr>
          <w:rFonts w:eastAsia="Times New Roman"/>
          <w:color w:val="000000"/>
        </w:rPr>
        <w:t xml:space="preserve">. </w:t>
      </w:r>
    </w:p>
    <w:p w14:paraId="370ABDB5" w14:textId="4E2419ED"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19"/>
      <w:r w:rsidR="002505DE" w:rsidRPr="002505DE">
        <w:rPr>
          <w:rFonts w:eastAsia="Times New Roman"/>
          <w:color w:val="000000"/>
        </w:rPr>
        <w:t xml:space="preserve">a mixed Poisson regression </w:t>
      </w:r>
      <w:commentRangeEnd w:id="19"/>
      <w:r>
        <w:rPr>
          <w:rStyle w:val="CommentReference"/>
        </w:rPr>
        <w:commentReference w:id="19"/>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w:t>
      </w:r>
      <w:proofErr w:type="spellStart"/>
      <w:r w:rsidR="002505DE" w:rsidRPr="002505DE">
        <w:rPr>
          <w:rFonts w:eastAsia="Times New Roman"/>
          <w:color w:val="000000"/>
        </w:rPr>
        <w:t>iSSA</w:t>
      </w:r>
      <w:proofErr w:type="spellEnd"/>
      <w:r w:rsidR="002505DE" w:rsidRPr="002505DE">
        <w:rPr>
          <w:rFonts w:eastAsia="Times New Roman"/>
          <w:color w:val="000000"/>
        </w:rPr>
        <w:t xml:space="preserve">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w:t>
      </w:r>
      <w:proofErr w:type="spellStart"/>
      <w:r w:rsidR="002505DE" w:rsidRPr="002505DE">
        <w:rPr>
          <w:rFonts w:eastAsia="Times New Roman"/>
          <w:color w:val="000000"/>
        </w:rPr>
        <w:t>glmmTMB</w:t>
      </w:r>
      <w:proofErr w:type="spellEnd"/>
      <w:r w:rsidR="002505DE" w:rsidRPr="002505DE">
        <w:rPr>
          <w:rFonts w:eastAsia="Times New Roman"/>
          <w:color w:val="000000"/>
        </w:rPr>
        <w:t xml:space="preserve"> (Brooks et al. 2017).</w:t>
      </w:r>
      <w:r w:rsidR="00A75690">
        <w:rPr>
          <w:rFonts w:eastAsia="Times New Roman"/>
          <w:color w:val="000000"/>
        </w:rPr>
        <w:t xml:space="preserve"> This analysis was conducted on the full dataset as well as a reduced </w:t>
      </w:r>
      <w:r w:rsidR="00736E5C">
        <w:rPr>
          <w:rFonts w:eastAsia="Times New Roman"/>
          <w:color w:val="000000"/>
        </w:rPr>
        <w:t>separate day and night datasets to identify differential responses depending on time of day. The inclusion of human activity as an interaction term with habitat and movement covariates prevented the inclusion of time of day as an additional interaction term (Table 1).</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20" w:name="_Hlk195126955"/>
            <w:r w:rsidRPr="00C05EA7">
              <w:rPr>
                <w:rFonts w:eastAsia="Times New Roman"/>
                <w:sz w:val="20"/>
                <w:szCs w:val="20"/>
              </w:rPr>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lastRenderedPageBreak/>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20"/>
    <w:p w14:paraId="321C8C7E" w14:textId="0AFCF461"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angle, log step length and the squared log step length. Cosine-transformed </w:t>
      </w:r>
      <w:r w:rsidR="002328FF">
        <w:rPr>
          <w:rFonts w:eastAsia="Times New Roman"/>
          <w:color w:val="000000"/>
        </w:rPr>
        <w:t>turning angle</w:t>
      </w:r>
      <w:r w:rsidR="002505DE" w:rsidRPr="002505DE">
        <w:rPr>
          <w:rFonts w:eastAsia="Times New Roman"/>
          <w:color w:val="000000"/>
        </w:rPr>
        <w:t xml:space="preserve">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w:t>
      </w:r>
      <w:proofErr w:type="spellStart"/>
      <w:r w:rsidR="002505DE" w:rsidRPr="002505DE">
        <w:rPr>
          <w:rFonts w:eastAsia="Times New Roman"/>
          <w:color w:val="000000"/>
        </w:rPr>
        <w:t>Avgar</w:t>
      </w:r>
      <w:proofErr w:type="spellEnd"/>
      <w:r w:rsidR="002505DE" w:rsidRPr="002505DE">
        <w:rPr>
          <w:rFonts w:eastAsia="Times New Roman"/>
          <w:color w:val="000000"/>
        </w:rPr>
        <w:t xml:space="preserve">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w:t>
      </w:r>
      <w:proofErr w:type="spellStart"/>
      <w:r w:rsidR="001308DB" w:rsidRPr="002505DE">
        <w:rPr>
          <w:rFonts w:eastAsia="Times New Roman"/>
          <w:color w:val="000000"/>
        </w:rPr>
        <w:t>Fieberg</w:t>
      </w:r>
      <w:proofErr w:type="spellEnd"/>
      <w:r w:rsidR="001308DB" w:rsidRPr="002505DE">
        <w:rPr>
          <w:rFonts w:eastAsia="Times New Roman"/>
          <w:color w:val="000000"/>
        </w:rPr>
        <w:t xml:space="preserve"> et al. 2021)</w:t>
      </w:r>
      <w:r w:rsidR="002505DE" w:rsidRPr="002505DE">
        <w:rPr>
          <w:rFonts w:eastAsia="Times New Roman"/>
          <w:color w:val="000000"/>
        </w:rPr>
        <w:t>. </w:t>
      </w:r>
    </w:p>
    <w:p w14:paraId="3B1DFF69" w14:textId="77777777" w:rsidR="002328FF" w:rsidRDefault="002505DE" w:rsidP="00167887">
      <w:pPr>
        <w:spacing w:after="160" w:line="480" w:lineRule="auto"/>
        <w:ind w:right="-540"/>
        <w:rPr>
          <w:rFonts w:eastAsia="Times New Roman"/>
          <w:color w:val="000000"/>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w:t>
      </w:r>
    </w:p>
    <w:p w14:paraId="0C46790C" w14:textId="562DEE5B" w:rsidR="002505DE" w:rsidRDefault="002505DE" w:rsidP="00167887">
      <w:pPr>
        <w:spacing w:after="160" w:line="480" w:lineRule="auto"/>
        <w:ind w:right="-540"/>
        <w:rPr>
          <w:rFonts w:eastAsia="Times New Roman"/>
          <w:color w:val="000000"/>
        </w:rPr>
      </w:pPr>
      <w:r w:rsidRPr="002505DE">
        <w:rPr>
          <w:rFonts w:eastAsia="Times New Roman"/>
          <w:color w:val="000000"/>
        </w:rPr>
        <w:t xml:space="preserve">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w:t>
      </w:r>
      <w:r w:rsidRPr="002505DE">
        <w:rPr>
          <w:rFonts w:eastAsia="Times New Roman"/>
          <w:color w:val="000000"/>
        </w:rPr>
        <w:lastRenderedPageBreak/>
        <w:t xml:space="preserve">selection. The five models were fit on the whole dataset,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night and </w:t>
      </w:r>
      <w:r w:rsidR="00444C4F">
        <w:rPr>
          <w:rFonts w:eastAsia="Times New Roman"/>
          <w:color w:val="000000"/>
        </w:rPr>
        <w:t xml:space="preserve">data </w:t>
      </w:r>
      <w:proofErr w:type="spellStart"/>
      <w:r w:rsidR="00444C4F">
        <w:rPr>
          <w:rFonts w:eastAsia="Times New Roman"/>
          <w:color w:val="000000"/>
        </w:rPr>
        <w:t>subsetted</w:t>
      </w:r>
      <w:proofErr w:type="spellEnd"/>
      <w:r w:rsidR="00444C4F">
        <w:rPr>
          <w:rFonts w:eastAsia="Times New Roman"/>
          <w:color w:val="000000"/>
        </w:rPr>
        <w:t xml:space="preserve">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08F6C80" w14:textId="77777777" w:rsidR="00A75690" w:rsidRPr="00AF4F8D" w:rsidRDefault="00A75690" w:rsidP="00A75690">
      <w:pPr>
        <w:spacing w:after="160" w:line="480" w:lineRule="auto"/>
        <w:ind w:right="-540"/>
        <w:rPr>
          <w:rFonts w:eastAsia="Times New Roman"/>
          <w:b/>
          <w:bCs/>
        </w:rPr>
      </w:pPr>
      <w:r>
        <w:rPr>
          <w:rFonts w:eastAsia="Times New Roman"/>
          <w:b/>
          <w:bCs/>
          <w:color w:val="000000"/>
        </w:rPr>
        <w:t>C</w:t>
      </w:r>
      <w:r w:rsidRPr="00AF4F8D">
        <w:rPr>
          <w:rFonts w:eastAsia="Times New Roman"/>
          <w:b/>
          <w:bCs/>
          <w:color w:val="000000"/>
        </w:rPr>
        <w:t>ovariates</w:t>
      </w:r>
      <w:r>
        <w:rPr>
          <w:rFonts w:eastAsia="Times New Roman"/>
          <w:b/>
          <w:bCs/>
          <w:color w:val="000000"/>
        </w:rPr>
        <w:t xml:space="preserve"> for</w:t>
      </w:r>
      <w:r w:rsidRPr="00AF4F8D">
        <w:rPr>
          <w:rFonts w:eastAsia="Times New Roman"/>
          <w:b/>
          <w:bCs/>
          <w:color w:val="000000"/>
        </w:rPr>
        <w:t xml:space="preserve"> </w:t>
      </w:r>
      <w:r>
        <w:rPr>
          <w:rFonts w:eastAsia="Times New Roman"/>
          <w:b/>
          <w:bCs/>
          <w:color w:val="000000"/>
        </w:rPr>
        <w:t>analysis</w:t>
      </w:r>
    </w:p>
    <w:p w14:paraId="3942332E" w14:textId="77777777" w:rsidR="00A75690" w:rsidRPr="002505DE" w:rsidRDefault="00A75690" w:rsidP="00A75690">
      <w:pPr>
        <w:spacing w:after="160" w:line="480" w:lineRule="auto"/>
        <w:ind w:right="-540"/>
        <w:rPr>
          <w:rFonts w:eastAsia="Times New Roman"/>
        </w:rPr>
      </w:pPr>
      <w:commentRangeStart w:id="21"/>
      <w:r w:rsidRPr="002505DE">
        <w:rPr>
          <w:rFonts w:eastAsia="Times New Roman"/>
          <w:color w:val="000000"/>
        </w:rPr>
        <w:t>T</w:t>
      </w:r>
      <w:r>
        <w:rPr>
          <w:rFonts w:eastAsia="Times New Roman"/>
          <w:color w:val="000000"/>
        </w:rPr>
        <w:t>wo t</w:t>
      </w:r>
      <w:r w:rsidRPr="002505DE">
        <w:rPr>
          <w:rFonts w:eastAsia="Times New Roman"/>
          <w:color w:val="000000"/>
        </w:rPr>
        <w:t xml:space="preserve">railheads at either end of the study area </w:t>
      </w:r>
      <w:commentRangeEnd w:id="21"/>
      <w:r>
        <w:rPr>
          <w:rStyle w:val="CommentReference"/>
        </w:rPr>
        <w:commentReference w:id="21"/>
      </w:r>
      <w:r w:rsidRPr="002505DE">
        <w:rPr>
          <w:rFonts w:eastAsia="Times New Roman"/>
          <w:color w:val="000000"/>
        </w:rPr>
        <w:t xml:space="preserve">were equipped with </w:t>
      </w:r>
      <w:commentRangeStart w:id="22"/>
      <w:r w:rsidRPr="002505DE">
        <w:rPr>
          <w:rFonts w:eastAsia="Times New Roman"/>
          <w:color w:val="000000"/>
        </w:rPr>
        <w:t xml:space="preserve">infrared trail counters </w:t>
      </w:r>
      <w:commentRangeEnd w:id="22"/>
      <w:r>
        <w:rPr>
          <w:rStyle w:val="CommentReference"/>
        </w:rPr>
        <w:commentReference w:id="22"/>
      </w:r>
      <w:r w:rsidRPr="002505DE">
        <w:rPr>
          <w:rFonts w:eastAsia="Times New Roman"/>
          <w:color w:val="000000"/>
        </w:rPr>
        <w:t xml:space="preserve">from which human activity was estimated. </w:t>
      </w:r>
      <w:r>
        <w:rPr>
          <w:rFonts w:eastAsia="Times New Roman"/>
          <w:color w:val="000000"/>
        </w:rPr>
        <w:t xml:space="preserve">On one trailhead a </w:t>
      </w:r>
      <w:proofErr w:type="spellStart"/>
      <w:r>
        <w:rPr>
          <w:rFonts w:eastAsia="Times New Roman"/>
          <w:color w:val="000000"/>
        </w:rPr>
        <w:t>TRAFx</w:t>
      </w:r>
      <w:proofErr w:type="spellEnd"/>
      <w:r>
        <w:rPr>
          <w:rFonts w:eastAsia="Times New Roman"/>
          <w:color w:val="000000"/>
        </w:rPr>
        <w:t xml:space="preserve"> trail counter (</w:t>
      </w:r>
      <w:proofErr w:type="spellStart"/>
      <w:r>
        <w:rPr>
          <w:rFonts w:eastAsia="Times New Roman"/>
          <w:color w:val="000000"/>
        </w:rPr>
        <w:t>TRAFx</w:t>
      </w:r>
      <w:proofErr w:type="spellEnd"/>
      <w:r>
        <w:rPr>
          <w:rFonts w:eastAsia="Times New Roman"/>
          <w:color w:val="000000"/>
        </w:rPr>
        <w:t xml:space="preserve"> Research Ltd., Canmore, Alberta, CA)</w:t>
      </w:r>
      <w:r w:rsidRPr="002505DE">
        <w:rPr>
          <w:rFonts w:eastAsia="Times New Roman"/>
          <w:color w:val="000000"/>
        </w:rPr>
        <w:t xml:space="preserve"> was placed on the actual trail while</w:t>
      </w:r>
      <w:r>
        <w:rPr>
          <w:rFonts w:eastAsia="Times New Roman"/>
          <w:color w:val="000000"/>
        </w:rPr>
        <w:t xml:space="preserve"> at the other trailhead</w:t>
      </w:r>
      <w:r w:rsidRPr="002505DE">
        <w:rPr>
          <w:rFonts w:eastAsia="Times New Roman"/>
          <w:color w:val="000000"/>
        </w:rPr>
        <w:t xml:space="preserve"> </w:t>
      </w:r>
      <w:r>
        <w:rPr>
          <w:rFonts w:eastAsia="Times New Roman"/>
          <w:color w:val="000000"/>
        </w:rPr>
        <w:t xml:space="preserve">a </w:t>
      </w:r>
      <w:proofErr w:type="spellStart"/>
      <w:r>
        <w:rPr>
          <w:rFonts w:eastAsia="Times New Roman"/>
          <w:color w:val="000000"/>
        </w:rPr>
        <w:t>TRAFx</w:t>
      </w:r>
      <w:proofErr w:type="spellEnd"/>
      <w:r>
        <w:rPr>
          <w:rFonts w:eastAsia="Times New Roman"/>
          <w:color w:val="000000"/>
        </w:rPr>
        <w:t xml:space="preserve"> vehicle counter (</w:t>
      </w:r>
      <w:proofErr w:type="spellStart"/>
      <w:r>
        <w:rPr>
          <w:rFonts w:eastAsia="Times New Roman"/>
          <w:color w:val="000000"/>
        </w:rPr>
        <w:t>TRAFx</w:t>
      </w:r>
      <w:proofErr w:type="spellEnd"/>
      <w:r>
        <w:rPr>
          <w:rFonts w:eastAsia="Times New Roman"/>
          <w:color w:val="000000"/>
        </w:rPr>
        <w:t xml:space="preserve">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23"/>
      <w:r w:rsidRPr="002505DE">
        <w:rPr>
          <w:rFonts w:eastAsia="Times New Roman"/>
          <w:color w:val="000000"/>
        </w:rPr>
        <w:t xml:space="preserve">accurate index of human activity </w:t>
      </w:r>
      <w:commentRangeEnd w:id="23"/>
      <w:r>
        <w:rPr>
          <w:rStyle w:val="CommentReference"/>
        </w:rPr>
        <w:commentReference w:id="23"/>
      </w:r>
      <w:r w:rsidRPr="002505DE">
        <w:rPr>
          <w:rFonts w:eastAsia="Times New Roman"/>
          <w:color w:val="000000"/>
        </w:rPr>
        <w:t>originating from that trailhead. We summed the number of users from each trailhead</w:t>
      </w:r>
      <w:r>
        <w:rPr>
          <w:rFonts w:eastAsia="Times New Roman"/>
          <w:color w:val="000000"/>
        </w:rPr>
        <w:t>, recorded as number of people per hour, to</w:t>
      </w:r>
      <w:r w:rsidRPr="002505DE">
        <w:rPr>
          <w:rFonts w:eastAsia="Times New Roman"/>
          <w:color w:val="000000"/>
        </w:rPr>
        <w:t xml:space="preserve"> </w:t>
      </w:r>
      <w:r>
        <w:rPr>
          <w:rFonts w:eastAsia="Times New Roman"/>
          <w:color w:val="000000"/>
        </w:rPr>
        <w:t>obtain</w:t>
      </w:r>
      <w:r w:rsidRPr="002505DE">
        <w:rPr>
          <w:rFonts w:eastAsia="Times New Roman"/>
          <w:color w:val="000000"/>
        </w:rPr>
        <w:t xml:space="preserve"> a rolling average of trail users from the current hour and the previous 3 hours to match our GPS fix interval</w:t>
      </w:r>
      <w:r>
        <w:rPr>
          <w:rFonts w:eastAsia="Times New Roman"/>
          <w:color w:val="000000"/>
        </w:rPr>
        <w:t xml:space="preserve"> of 4 hours</w:t>
      </w:r>
      <w:r w:rsidRPr="002505DE">
        <w:rPr>
          <w:rFonts w:eastAsia="Times New Roman"/>
          <w:color w:val="000000"/>
        </w:rPr>
        <w:t>. Distance to trail f</w:t>
      </w:r>
      <w:r>
        <w:rPr>
          <w:rFonts w:eastAsia="Times New Roman"/>
          <w:color w:val="000000"/>
        </w:rPr>
        <w:t>rom</w:t>
      </w:r>
      <w:r w:rsidRPr="002505DE">
        <w:rPr>
          <w:rFonts w:eastAsia="Times New Roman"/>
          <w:color w:val="000000"/>
        </w:rPr>
        <w:t xml:space="preserve"> each location was </w:t>
      </w:r>
      <w:r>
        <w:rPr>
          <w:rFonts w:eastAsia="Times New Roman"/>
          <w:color w:val="000000"/>
        </w:rPr>
        <w:t>calculated as Euclidean distance from the nearest trail feature using the sf package in R and included as</w:t>
      </w:r>
      <w:r w:rsidRPr="002505DE">
        <w:rPr>
          <w:rFonts w:eastAsia="Times New Roman"/>
          <w:color w:val="000000"/>
        </w:rPr>
        <w:t xml:space="preserve"> a covariate to test for</w:t>
      </w:r>
      <w:r>
        <w:rPr>
          <w:rFonts w:eastAsia="Times New Roman"/>
          <w:color w:val="000000"/>
        </w:rPr>
        <w:t xml:space="preserve"> avoidance of the trail network (</w:t>
      </w:r>
      <w:proofErr w:type="spellStart"/>
      <w:r>
        <w:rPr>
          <w:rFonts w:eastAsia="Times New Roman"/>
          <w:color w:val="000000"/>
        </w:rPr>
        <w:t>Pebesma</w:t>
      </w:r>
      <w:proofErr w:type="spellEnd"/>
      <w:r>
        <w:rPr>
          <w:rFonts w:eastAsia="Times New Roman"/>
          <w:color w:val="000000"/>
        </w:rPr>
        <w:t xml:space="preserve"> 2018)</w:t>
      </w:r>
      <w:r w:rsidRPr="002505DE">
        <w:rPr>
          <w:rFonts w:eastAsia="Times New Roman"/>
          <w:color w:val="000000"/>
        </w:rPr>
        <w:t>.</w:t>
      </w:r>
    </w:p>
    <w:p w14:paraId="3BB24CE5" w14:textId="77777777" w:rsidR="00A75690" w:rsidRPr="002505DE" w:rsidRDefault="00A75690" w:rsidP="00A75690">
      <w:pPr>
        <w:spacing w:after="160" w:line="480" w:lineRule="auto"/>
        <w:ind w:right="-540"/>
        <w:rPr>
          <w:rFonts w:eastAsia="Times New Roman"/>
        </w:rPr>
      </w:pPr>
      <w:r w:rsidRPr="002505DE">
        <w:rPr>
          <w:rFonts w:eastAsia="Times New Roman"/>
          <w:color w:val="000000"/>
        </w:rPr>
        <w:t xml:space="preserve">We included layers of terrain ruggedness index (TRI), aspect and landcover type to model habitat selection. TRI was chosen to not only represent rugged terrain but also as a proxy for predation risk </w:t>
      </w:r>
      <w:r w:rsidRPr="002505DE">
        <w:rPr>
          <w:rFonts w:eastAsia="Times New Roman"/>
          <w:color w:val="000000"/>
        </w:rPr>
        <w:lastRenderedPageBreak/>
        <w:t>from mountain lions, a primary predator of mule deer, as has been done in other studies (Kohl et al. 2019, Smith et al. 2019). Aspect, measured in radians, was cosine transformed to represent “</w:t>
      </w:r>
      <w:proofErr w:type="spellStart"/>
      <w:r w:rsidRPr="002505DE">
        <w:rPr>
          <w:rFonts w:eastAsia="Times New Roman"/>
          <w:color w:val="000000"/>
        </w:rPr>
        <w:t>northness</w:t>
      </w:r>
      <w:proofErr w:type="spellEnd"/>
      <w:r w:rsidRPr="002505DE">
        <w:rPr>
          <w:rFonts w:eastAsia="Times New Roman"/>
          <w:color w:val="000000"/>
        </w:rPr>
        <w:t>”, as deer may preferentially select warmer south-facing slopes in winter (Sawyer et al. 2006, Anderson et al. 2012, Coe et al. 2018).  Land cover classes were modeled using the most recent landcover data from the National Land Cover Database</w:t>
      </w:r>
      <w:ins w:id="24" w:author="Stenglein, Jennifer L - DNR" w:date="2024-09-09T10:15:00Z">
        <w:r>
          <w:rPr>
            <w:rFonts w:eastAsia="Times New Roman"/>
            <w:color w:val="000000"/>
          </w:rPr>
          <w:t xml:space="preserve"> </w:t>
        </w:r>
      </w:ins>
      <w:r>
        <w:rPr>
          <w:rFonts w:eastAsia="Times New Roman"/>
          <w:color w:val="000000"/>
        </w:rPr>
        <w:t>(NLCD)</w:t>
      </w:r>
      <w:r w:rsidRPr="002505DE">
        <w:rPr>
          <w:rFonts w:eastAsia="Times New Roman"/>
          <w:color w:val="000000"/>
        </w:rPr>
        <w:t xml:space="preserve"> in 2019 (</w:t>
      </w:r>
      <w:proofErr w:type="spellStart"/>
      <w:r w:rsidRPr="002505DE">
        <w:rPr>
          <w:rFonts w:eastAsia="Times New Roman"/>
          <w:color w:val="000000"/>
        </w:rPr>
        <w:t>DeWitz</w:t>
      </w:r>
      <w:proofErr w:type="spellEnd"/>
      <w:r w:rsidRPr="002505DE">
        <w:rPr>
          <w:rFonts w:eastAsia="Times New Roman"/>
          <w:color w:val="000000"/>
        </w:rPr>
        <w:t xml:space="preserve"> 2021). 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w:t>
      </w:r>
      <w:proofErr w:type="spellStart"/>
      <w:r w:rsidRPr="002505DE">
        <w:rPr>
          <w:rFonts w:eastAsia="Times New Roman"/>
          <w:color w:val="000000"/>
        </w:rPr>
        <w:t>time_of_day</w:t>
      </w:r>
      <w:proofErr w:type="spellEnd"/>
      <w:r w:rsidRPr="002505DE">
        <w:rPr>
          <w:rFonts w:eastAsia="Times New Roman"/>
          <w:color w:val="000000"/>
        </w:rPr>
        <w:t xml:space="preserve"> function in R package animal movement tools (Signer et al. 2019), and</w:t>
      </w:r>
      <w:r>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3CC4B7E5" w14:textId="77777777" w:rsidR="00A75690" w:rsidRPr="002505DE" w:rsidRDefault="00A75690" w:rsidP="00167887">
      <w:pPr>
        <w:spacing w:after="160" w:line="480" w:lineRule="auto"/>
        <w:ind w:right="-540"/>
        <w:rPr>
          <w:rFonts w:eastAsia="Times New Roman"/>
        </w:rPr>
      </w:pP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lastRenderedPageBreak/>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34FA2F3E" w14:textId="741A50DC"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meaning as human activity increased, selection for forest habitat as compared 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w:t>
      </w:r>
      <w:r w:rsidRPr="002505DE">
        <w:rPr>
          <w:rFonts w:eastAsia="Times New Roman"/>
          <w:color w:val="000000"/>
        </w:rPr>
        <w:lastRenderedPageBreak/>
        <w:t>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w:t>
      </w:r>
      <w:proofErr w:type="spellStart"/>
      <w:r w:rsidRPr="00193A49">
        <w:rPr>
          <w:rFonts w:eastAsia="Times New Roman"/>
          <w:b/>
          <w:bCs/>
          <w:color w:val="000000"/>
        </w:rPr>
        <w:t>iSSF</w:t>
      </w:r>
      <w:proofErr w:type="spellEnd"/>
      <w:r w:rsidRPr="00193A49">
        <w:rPr>
          <w:rFonts w:eastAsia="Times New Roman"/>
          <w:b/>
          <w:bCs/>
          <w:color w:val="000000"/>
        </w:rPr>
        <w:t xml:space="preserve">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w:t>
      </w:r>
      <w:proofErr w:type="spellStart"/>
      <w:r w:rsidRPr="002505DE">
        <w:rPr>
          <w:rFonts w:eastAsia="Times New Roman"/>
          <w:color w:val="000000"/>
        </w:rPr>
        <w:t>iSSF</w:t>
      </w:r>
      <w:proofErr w:type="spellEnd"/>
      <w:r w:rsidRPr="002505DE">
        <w:rPr>
          <w:rFonts w:eastAsia="Times New Roman"/>
          <w:color w:val="000000"/>
        </w:rPr>
        <w:t xml:space="preserve">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25"/>
      <w:r w:rsidRPr="002505DE">
        <w:rPr>
          <w:rFonts w:eastAsia="Times New Roman"/>
          <w:b/>
          <w:bCs/>
          <w:color w:val="000000"/>
        </w:rPr>
        <w:t>D</w:t>
      </w:r>
      <w:r w:rsidR="00AF4F8D">
        <w:rPr>
          <w:rFonts w:eastAsia="Times New Roman"/>
          <w:b/>
          <w:bCs/>
          <w:color w:val="000000"/>
        </w:rPr>
        <w:t>ISCUSSION</w:t>
      </w:r>
      <w:commentRangeEnd w:id="25"/>
      <w:r w:rsidR="003D259D">
        <w:rPr>
          <w:rStyle w:val="CommentReference"/>
        </w:rPr>
        <w:commentReference w:id="25"/>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2A11D0FD" w14:textId="27957871" w:rsidR="000F7F31" w:rsidRPr="009E24DB" w:rsidRDefault="002328FF" w:rsidP="00167887">
      <w:pPr>
        <w:spacing w:after="160" w:line="480" w:lineRule="auto"/>
        <w:ind w:right="-540"/>
        <w:rPr>
          <w:rFonts w:eastAsia="Times New Roman"/>
        </w:rPr>
      </w:pPr>
      <w:r>
        <w:rPr>
          <w:rFonts w:eastAsia="Times New Roman"/>
          <w:color w:val="000000"/>
        </w:rPr>
        <w:t>A mix of</w:t>
      </w:r>
      <w:r w:rsidR="002505DE" w:rsidRPr="002505DE">
        <w:rPr>
          <w:rFonts w:eastAsia="Times New Roman"/>
          <w:color w:val="000000"/>
        </w:rPr>
        <w:t xml:space="preserve"> anthropogenic and habitat factors</w:t>
      </w:r>
      <w:r>
        <w:rPr>
          <w:rFonts w:eastAsia="Times New Roman"/>
          <w:color w:val="000000"/>
        </w:rPr>
        <w:t xml:space="preserve"> best explained deer habitat selection and movement in our study</w:t>
      </w:r>
      <w:r w:rsidR="002505DE" w:rsidRPr="002505DE">
        <w:rPr>
          <w:rFonts w:eastAsia="Times New Roman"/>
          <w:color w:val="000000"/>
        </w:rPr>
        <w:t xml:space="preserve">. </w:t>
      </w:r>
      <w:r>
        <w:rPr>
          <w:rFonts w:eastAsia="Times New Roman"/>
          <w:color w:val="000000"/>
        </w:rPr>
        <w:t>Deer increased their use of forest habitat compared to shrub habitat in response to increasing human activity</w:t>
      </w:r>
      <w:r w:rsidR="002505DE" w:rsidRPr="002505DE">
        <w:rPr>
          <w:rFonts w:eastAsia="Times New Roman"/>
          <w:color w:val="000000"/>
        </w:rPr>
        <w:t xml:space="preserve">. The shrub habitat, </w:t>
      </w:r>
      <w:r>
        <w:rPr>
          <w:rFonts w:eastAsia="Times New Roman"/>
          <w:color w:val="000000"/>
        </w:rPr>
        <w:t>a</w:t>
      </w:r>
      <w:r w:rsidR="002505DE" w:rsidRPr="002505DE">
        <w:rPr>
          <w:rFonts w:eastAsia="Times New Roman"/>
          <w:color w:val="000000"/>
        </w:rPr>
        <w:t>s indicat</w:t>
      </w:r>
      <w:r>
        <w:rPr>
          <w:rFonts w:eastAsia="Times New Roman"/>
          <w:color w:val="000000"/>
        </w:rPr>
        <w:t>ed by land cover,</w:t>
      </w:r>
      <w:r w:rsidR="002505DE" w:rsidRPr="002505DE">
        <w:rPr>
          <w:rFonts w:eastAsia="Times New Roman"/>
          <w:color w:val="000000"/>
        </w:rPr>
        <w:t xml:space="preserve"> </w:t>
      </w:r>
      <w:r>
        <w:rPr>
          <w:rFonts w:eastAsia="Times New Roman"/>
          <w:color w:val="000000"/>
        </w:rPr>
        <w:t xml:space="preserve">matched </w:t>
      </w:r>
      <w:r w:rsidR="002505DE" w:rsidRPr="002505DE">
        <w:rPr>
          <w:rFonts w:eastAsia="Times New Roman"/>
          <w:color w:val="000000"/>
        </w:rPr>
        <w:t>areas where management</w:t>
      </w:r>
      <w:r w:rsidR="002F3F52">
        <w:rPr>
          <w:rFonts w:eastAsia="Times New Roman"/>
          <w:color w:val="000000"/>
        </w:rPr>
        <w:t xml:space="preserve"> of pinyon-juniper </w:t>
      </w:r>
      <w:r w:rsidR="002F3F52" w:rsidRPr="002505DE">
        <w:rPr>
          <w:rFonts w:eastAsia="Times New Roman"/>
          <w:color w:val="000000"/>
        </w:rPr>
        <w:t>forest</w:t>
      </w:r>
      <w:r w:rsidR="002505DE" w:rsidRPr="002505DE">
        <w:rPr>
          <w:rFonts w:eastAsia="Times New Roman"/>
          <w:color w:val="000000"/>
        </w:rPr>
        <w:t xml:space="preserve"> has been implemented for fuel reduction and habitat management</w:t>
      </w:r>
      <w:r>
        <w:rPr>
          <w:rFonts w:eastAsia="Times New Roman"/>
          <w:color w:val="000000"/>
        </w:rPr>
        <w:t>,</w:t>
      </w:r>
      <w:r w:rsidR="002505DE" w:rsidRPr="002505DE">
        <w:rPr>
          <w:rFonts w:eastAsia="Times New Roman"/>
          <w:color w:val="000000"/>
        </w:rPr>
        <w:t xml:space="preserve"> resulting in thinned, open savannah-like habitat</w:t>
      </w:r>
      <w:r>
        <w:rPr>
          <w:rFonts w:eastAsia="Times New Roman"/>
          <w:color w:val="000000"/>
        </w:rPr>
        <w:t xml:space="preserve"> </w:t>
      </w:r>
      <w:r w:rsidRPr="002505DE">
        <w:rPr>
          <w:rFonts w:eastAsia="Times New Roman"/>
          <w:color w:val="000000"/>
        </w:rPr>
        <w:t>(Miller et al. 2019)</w:t>
      </w:r>
      <w:r w:rsidR="002505DE" w:rsidRPr="002505DE">
        <w:rPr>
          <w:rFonts w:eastAsia="Times New Roman"/>
          <w:color w:val="000000"/>
        </w:rPr>
        <w:t>. A loss of foraging opportunities could result from this shift in habitat preference, with shrub habitat providing a greater abundance and diversity of browse for mule deer (</w:t>
      </w:r>
      <w:proofErr w:type="spellStart"/>
      <w:r w:rsidR="002505DE" w:rsidRPr="002505DE">
        <w:rPr>
          <w:rFonts w:eastAsia="Times New Roman"/>
          <w:color w:val="000000"/>
        </w:rPr>
        <w:t>Bombaci</w:t>
      </w:r>
      <w:proofErr w:type="spellEnd"/>
      <w:r w:rsidR="002505DE" w:rsidRPr="002505DE">
        <w:rPr>
          <w:rFonts w:eastAsia="Times New Roman"/>
          <w:color w:val="000000"/>
        </w:rPr>
        <w:t xml:space="preserve"> et al. 2016, Miller et al. 2019). Habitat management of winter range for mule deer may be rendered less effective with increasing human recreation</w:t>
      </w:r>
      <w:r w:rsidR="000F7F31">
        <w:rPr>
          <w:rFonts w:eastAsia="Times New Roman"/>
          <w:color w:val="000000"/>
        </w:rPr>
        <w:t>,</w:t>
      </w:r>
      <w:r w:rsidR="002505DE"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002505DE"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w:t>
      </w:r>
      <w:r>
        <w:rPr>
          <w:rFonts w:eastAsia="Times New Roman"/>
          <w:color w:val="000000"/>
        </w:rPr>
        <w:t>goals</w:t>
      </w:r>
      <w:r w:rsidR="002505DE" w:rsidRPr="002505DE">
        <w:rPr>
          <w:rFonts w:eastAsia="Times New Roman"/>
          <w:color w:val="000000"/>
        </w:rPr>
        <w:t xml:space="preserve"> of this practice </w:t>
      </w:r>
      <w:r>
        <w:rPr>
          <w:rFonts w:eastAsia="Times New Roman"/>
          <w:color w:val="000000"/>
        </w:rPr>
        <w:t xml:space="preserve">such as fire suppression </w:t>
      </w:r>
      <w:r w:rsidRPr="002505DE">
        <w:rPr>
          <w:rFonts w:eastAsia="Times New Roman"/>
          <w:color w:val="000000"/>
        </w:rPr>
        <w:t>(Miller et al. 2019)</w:t>
      </w:r>
      <w:r w:rsidR="002505DE" w:rsidRPr="002505DE">
        <w:rPr>
          <w:rFonts w:eastAsia="Times New Roman"/>
          <w:color w:val="000000"/>
        </w:rPr>
        <w:t xml:space="preserve">. </w:t>
      </w:r>
      <w:r>
        <w:rPr>
          <w:rFonts w:eastAsia="Times New Roman"/>
          <w:color w:val="000000"/>
        </w:rPr>
        <w:t>C</w:t>
      </w:r>
      <w:r w:rsidR="002505DE" w:rsidRPr="002505DE">
        <w:rPr>
          <w:rFonts w:eastAsia="Times New Roman"/>
          <w:color w:val="000000"/>
        </w:rPr>
        <w:t xml:space="preserve">ompromise may exist in the patch size and arrangement of treatments. Short et al. 1977 examined deer use across different thinning treatments finding that small patch cuttings (≤0.5km) were used more often by deer and that the arrangement of treatment </w:t>
      </w:r>
      <w:r w:rsidR="002505DE" w:rsidRPr="002505DE">
        <w:rPr>
          <w:rFonts w:eastAsia="Times New Roman"/>
          <w:color w:val="000000"/>
        </w:rPr>
        <w:lastRenderedPageBreak/>
        <w:t xml:space="preserve">patches near undisturbed woodland was important for use. Further examination of this question could help resolve equivocal results on the utility of pinyon-juniper habitat management to mule deer population health. This change in habitat preference </w:t>
      </w:r>
      <w:r w:rsidR="002F3F52">
        <w:rPr>
          <w:rFonts w:eastAsia="Times New Roman"/>
          <w:color w:val="000000"/>
        </w:rPr>
        <w:t>due to</w:t>
      </w:r>
      <w:r w:rsidR="002505DE" w:rsidRPr="002505DE">
        <w:rPr>
          <w:rFonts w:eastAsia="Times New Roman"/>
          <w:color w:val="000000"/>
        </w:rPr>
        <w:t xml:space="preserve"> human </w:t>
      </w:r>
      <w:r w:rsidR="002F3F52">
        <w:rPr>
          <w:rFonts w:eastAsia="Times New Roman"/>
          <w:color w:val="000000"/>
        </w:rPr>
        <w:t>recreation</w:t>
      </w:r>
      <w:r w:rsidR="002505DE" w:rsidRPr="002505DE">
        <w:rPr>
          <w:rFonts w:eastAsia="Times New Roman"/>
          <w:color w:val="000000"/>
        </w:rPr>
        <w:t xml:space="preserve"> has also been observed in other wildlife species (Cristescu et al. 2013, Smith et al. 2019). </w:t>
      </w:r>
    </w:p>
    <w:p w14:paraId="3DCF0647" w14:textId="00C07D6D" w:rsidR="002505DE" w:rsidRPr="002505DE" w:rsidRDefault="002505DE" w:rsidP="00167887">
      <w:pPr>
        <w:spacing w:after="160" w:line="480" w:lineRule="auto"/>
        <w:ind w:right="-540"/>
        <w:rPr>
          <w:rFonts w:eastAsia="Times New Roman"/>
        </w:rPr>
      </w:pPr>
      <w:r w:rsidRPr="002505DE">
        <w:rPr>
          <w:rFonts w:eastAsia="Times New Roman"/>
          <w:color w:val="000000"/>
        </w:rPr>
        <w:t>Mule deer show</w:t>
      </w:r>
      <w:r w:rsidR="009E24DB">
        <w:rPr>
          <w:rFonts w:eastAsia="Times New Roman"/>
          <w:color w:val="000000"/>
        </w:rPr>
        <w:t>ed</w:t>
      </w:r>
      <w:r w:rsidRPr="002505DE">
        <w:rPr>
          <w:rFonts w:eastAsia="Times New Roman"/>
          <w:color w:val="000000"/>
        </w:rPr>
        <w:t xml:space="preserve"> divergent responses to increasing human activity depending on the time of day. During the day, deer moved less in response to increasing human activity while at night they moved more. Changes to activity patterns of mule deer, and specifically reduc</w:t>
      </w:r>
      <w:r w:rsidR="009E24DB">
        <w:rPr>
          <w:rFonts w:eastAsia="Times New Roman"/>
          <w:color w:val="000000"/>
        </w:rPr>
        <w:t>ed</w:t>
      </w:r>
      <w:r w:rsidRPr="002505DE">
        <w:rPr>
          <w:rFonts w:eastAsia="Times New Roman"/>
          <w:color w:val="000000"/>
        </w:rPr>
        <w:t xml:space="preserve"> daytime activity, have been found in camera studies looking at deer response to human activity on </w:t>
      </w:r>
      <w:proofErr w:type="spellStart"/>
      <w:r w:rsidRPr="002505DE">
        <w:rPr>
          <w:rFonts w:eastAsia="Times New Roman"/>
          <w:color w:val="000000"/>
        </w:rPr>
        <w:t>trail</w:t>
      </w:r>
      <w:proofErr w:type="spellEnd"/>
      <w:r w:rsidRPr="002505DE">
        <w:rPr>
          <w:rFonts w:eastAsia="Times New Roman"/>
          <w:color w:val="000000"/>
        </w:rPr>
        <w:t xml:space="preserve">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suggested, as we found, that deer might be seeking different habitat in response to high human activity (Wisdom et al. 2004). </w:t>
      </w:r>
    </w:p>
    <w:p w14:paraId="4A30B260" w14:textId="0F6EF64A" w:rsidR="002505DE" w:rsidRDefault="009E24DB" w:rsidP="00167887">
      <w:pPr>
        <w:spacing w:after="160" w:line="480" w:lineRule="auto"/>
        <w:ind w:right="-540"/>
        <w:rPr>
          <w:rFonts w:eastAsia="Times New Roman"/>
          <w:color w:val="000000"/>
        </w:rPr>
      </w:pPr>
      <w:r>
        <w:rPr>
          <w:rFonts w:eastAsia="Times New Roman"/>
          <w:color w:val="000000"/>
        </w:rPr>
        <w:t>Deer s</w:t>
      </w:r>
      <w:r w:rsidR="002505DE" w:rsidRPr="002505DE">
        <w:rPr>
          <w:rFonts w:eastAsia="Times New Roman"/>
          <w:color w:val="000000"/>
        </w:rPr>
        <w:t>elect</w:t>
      </w:r>
      <w:r>
        <w:rPr>
          <w:rFonts w:eastAsia="Times New Roman"/>
          <w:color w:val="000000"/>
        </w:rPr>
        <w:t>ed</w:t>
      </w:r>
      <w:r w:rsidR="002505DE" w:rsidRPr="002505DE">
        <w:rPr>
          <w:rFonts w:eastAsia="Times New Roman"/>
          <w:color w:val="000000"/>
        </w:rPr>
        <w:t xml:space="preserve"> for areas near trails </w:t>
      </w:r>
      <w:r>
        <w:rPr>
          <w:rFonts w:eastAsia="Times New Roman"/>
          <w:color w:val="000000"/>
        </w:rPr>
        <w:t>and thus experienced</w:t>
      </w:r>
      <w:r w:rsidR="00C40044">
        <w:rPr>
          <w:rFonts w:eastAsia="Times New Roman"/>
          <w:color w:val="000000"/>
        </w:rPr>
        <w:t xml:space="preserve"> </w:t>
      </w:r>
      <w:r w:rsidR="002505DE" w:rsidRPr="002505DE">
        <w:rPr>
          <w:rFonts w:eastAsia="Times New Roman"/>
          <w:color w:val="000000"/>
        </w:rPr>
        <w:t xml:space="preserve">no indirect loss of habitat caused by human recreation. This is </w:t>
      </w:r>
      <w:r w:rsidR="00C40044">
        <w:rPr>
          <w:rFonts w:eastAsia="Times New Roman"/>
          <w:color w:val="000000"/>
        </w:rPr>
        <w:t>supported by</w:t>
      </w:r>
      <w:r w:rsidR="002505DE" w:rsidRPr="002505DE">
        <w:rPr>
          <w:rFonts w:eastAsia="Times New Roman"/>
          <w:color w:val="000000"/>
        </w:rPr>
        <w:t xml:space="preserve"> </w:t>
      </w:r>
      <w:r w:rsidR="00C40044">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w:t>
      </w:r>
      <w:proofErr w:type="spellStart"/>
      <w:r w:rsidR="002505DE" w:rsidRPr="002505DE">
        <w:rPr>
          <w:rFonts w:eastAsia="Times New Roman"/>
          <w:color w:val="000000"/>
        </w:rPr>
        <w:t>trail</w:t>
      </w:r>
      <w:proofErr w:type="spellEnd"/>
      <w:r w:rsidR="002505DE" w:rsidRPr="002505DE">
        <w:rPr>
          <w:rFonts w:eastAsia="Times New Roman"/>
          <w:color w:val="000000"/>
        </w:rPr>
        <w:t xml:space="preserve">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 xml:space="preserve">in </w:t>
      </w:r>
      <w:r>
        <w:rPr>
          <w:rFonts w:eastAsia="Times New Roman"/>
          <w:color w:val="000000"/>
        </w:rPr>
        <w:t>our modeling</w:t>
      </w:r>
      <w:r w:rsidR="00CE4B5E" w:rsidRPr="002505DE">
        <w:rPr>
          <w:rFonts w:eastAsia="Times New Roman"/>
          <w:color w:val="000000"/>
        </w:rPr>
        <w:t xml:space="preserve">. Deer </w:t>
      </w:r>
      <w:r w:rsidR="00CE4B5E" w:rsidRPr="002505DE">
        <w:rPr>
          <w:rFonts w:eastAsia="Times New Roman"/>
          <w:color w:val="000000"/>
        </w:rPr>
        <w:lastRenderedPageBreak/>
        <w:t>could also be habituated to the repeated stimuli of recreation showing decreased responses in terms of avoidance, as ungulate populations in areas of high human presence have shown weaker flight responses (</w:t>
      </w:r>
      <w:proofErr w:type="spellStart"/>
      <w:r w:rsidR="00CE4B5E" w:rsidRPr="002505DE">
        <w:rPr>
          <w:rFonts w:eastAsia="Times New Roman"/>
          <w:color w:val="000000"/>
        </w:rPr>
        <w:t>Stankowich</w:t>
      </w:r>
      <w:proofErr w:type="spellEnd"/>
      <w:r w:rsidR="00CE4B5E" w:rsidRPr="002505DE">
        <w:rPr>
          <w:rFonts w:eastAsia="Times New Roman"/>
          <w:color w:val="000000"/>
        </w:rPr>
        <w:t xml:space="preserve">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w:t>
      </w:r>
      <w:r>
        <w:rPr>
          <w:rFonts w:eastAsia="Times New Roman"/>
          <w:color w:val="000000"/>
        </w:rPr>
        <w:t xml:space="preserve">, however, </w:t>
      </w:r>
      <w:r w:rsidR="002505DE" w:rsidRPr="002505DE">
        <w:rPr>
          <w:rFonts w:eastAsia="Times New Roman"/>
          <w:color w:val="000000"/>
        </w:rPr>
        <w:t xml:space="preserve">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where</w:t>
      </w:r>
      <w:r>
        <w:rPr>
          <w:rFonts w:eastAsia="Times New Roman"/>
          <w:color w:val="000000"/>
        </w:rPr>
        <w:t xml:space="preserve"> being</w:t>
      </w:r>
      <w:r w:rsidR="009673D4">
        <w:rPr>
          <w:rFonts w:eastAsia="Times New Roman"/>
          <w:color w:val="000000"/>
        </w:rPr>
        <w:t xml:space="preserve"> </w:t>
      </w:r>
      <w:r w:rsidR="002505DE" w:rsidRPr="002505DE">
        <w:rPr>
          <w:rFonts w:eastAsia="Times New Roman"/>
          <w:color w:val="000000"/>
        </w:rPr>
        <w:t xml:space="preserve">farther from trail </w:t>
      </w:r>
      <w:r>
        <w:rPr>
          <w:rFonts w:eastAsia="Times New Roman"/>
          <w:color w:val="000000"/>
        </w:rPr>
        <w:t>put them</w:t>
      </w:r>
      <w:r w:rsidR="002505DE" w:rsidRPr="002505DE">
        <w:rPr>
          <w:rFonts w:eastAsia="Times New Roman"/>
          <w:color w:val="000000"/>
        </w:rPr>
        <w:t xml:space="preserve">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004444A3" w14:textId="0548D6D0" w:rsidR="00F62F7E" w:rsidRDefault="00F62F7E" w:rsidP="00167887">
      <w:pPr>
        <w:spacing w:after="160" w:line="480" w:lineRule="auto"/>
        <w:ind w:right="-540"/>
        <w:rPr>
          <w:rFonts w:eastAsia="Times New Roman"/>
          <w:color w:val="000000"/>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Pr>
          <w:rFonts w:eastAsia="Times New Roman"/>
          <w:color w:val="000000"/>
        </w:rPr>
        <w:t xml:space="preserve">or comparing across studies </w:t>
      </w:r>
      <w:r w:rsidRPr="002505DE">
        <w:rPr>
          <w:rFonts w:eastAsia="Times New Roman"/>
          <w:color w:val="000000"/>
        </w:rPr>
        <w:t xml:space="preserve">(Larson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w:t>
      </w:r>
      <w:r w:rsidRPr="002505DE">
        <w:rPr>
          <w:rFonts w:eastAsia="Times New Roman"/>
          <w:color w:val="000000"/>
        </w:rPr>
        <w:lastRenderedPageBreak/>
        <w:t>thresholds at which human presence might become significantly more damaging (</w:t>
      </w:r>
      <w:proofErr w:type="spellStart"/>
      <w:r w:rsidRPr="002505DE">
        <w:rPr>
          <w:rFonts w:eastAsia="Times New Roman"/>
          <w:color w:val="000000"/>
        </w:rPr>
        <w:t>Monz</w:t>
      </w:r>
      <w:proofErr w:type="spellEnd"/>
      <w:r w:rsidRPr="002505DE">
        <w:rPr>
          <w:rFonts w:eastAsia="Times New Roman"/>
          <w:color w:val="000000"/>
        </w:rPr>
        <w:t xml:space="preserve"> et al. 2013</w:t>
      </w:r>
      <w:r>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6765398F" w14:textId="53CA5EDC" w:rsidR="00C92324" w:rsidRPr="002505DE" w:rsidRDefault="00C92324" w:rsidP="00167887">
      <w:pPr>
        <w:spacing w:after="160" w:line="480" w:lineRule="auto"/>
        <w:ind w:right="-540"/>
        <w:rPr>
          <w:rFonts w:eastAsia="Times New Roman"/>
        </w:rPr>
      </w:pPr>
      <w:r>
        <w:rPr>
          <w:rFonts w:eastAsia="Times New Roman"/>
          <w:color w:val="000000"/>
        </w:rPr>
        <w:t>However, o</w:t>
      </w:r>
      <w:r w:rsidRPr="002505DE">
        <w:rPr>
          <w:rFonts w:eastAsia="Times New Roman"/>
          <w:color w:val="000000"/>
        </w:rPr>
        <w:t xml:space="preserve">ff-trail recreation is an unaccounted for </w:t>
      </w:r>
      <w:r>
        <w:rPr>
          <w:rFonts w:eastAsia="Times New Roman"/>
          <w:color w:val="000000"/>
        </w:rPr>
        <w:t xml:space="preserve">component of human </w:t>
      </w:r>
      <w:r w:rsidRPr="002505DE">
        <w:rPr>
          <w:rFonts w:eastAsia="Times New Roman"/>
          <w:color w:val="000000"/>
        </w:rPr>
        <w:t>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(Miller et al. 2001</w:t>
      </w:r>
      <w:r>
        <w:rPr>
          <w:rFonts w:eastAsia="Times New Roman"/>
          <w:color w:val="000000"/>
        </w:rPr>
        <w:t xml:space="preserve">, </w:t>
      </w:r>
      <w:r w:rsidRPr="002505DE">
        <w:rPr>
          <w:rFonts w:eastAsia="Times New Roman"/>
          <w:color w:val="000000"/>
        </w:rPr>
        <w:t>Lenth et al. 2008). </w:t>
      </w:r>
    </w:p>
    <w:p w14:paraId="4937EBE2" w14:textId="3248E92C" w:rsidR="002505DE" w:rsidRPr="002505DE" w:rsidRDefault="009E24DB" w:rsidP="00167887">
      <w:pPr>
        <w:spacing w:after="160" w:line="480" w:lineRule="auto"/>
        <w:ind w:right="-540"/>
        <w:rPr>
          <w:rFonts w:eastAsia="Times New Roman"/>
        </w:rPr>
      </w:pPr>
      <w:r>
        <w:rPr>
          <w:rFonts w:eastAsia="Times New Roman"/>
          <w:color w:val="000000"/>
        </w:rPr>
        <w:t>Deer selected for p</w:t>
      </w:r>
      <w:r w:rsidR="002505DE" w:rsidRPr="002505DE">
        <w:rPr>
          <w:rFonts w:eastAsia="Times New Roman"/>
          <w:color w:val="000000"/>
        </w:rPr>
        <w:t>otential foraging habitat, represented by wetland and herbaceous land cover</w:t>
      </w:r>
      <w:r w:rsidR="00961B31">
        <w:rPr>
          <w:rFonts w:eastAsia="Times New Roman"/>
          <w:color w:val="000000"/>
        </w:rPr>
        <w:t xml:space="preserve">. On our study area wetland and herbaceous </w:t>
      </w:r>
      <w:r>
        <w:rPr>
          <w:rFonts w:eastAsia="Times New Roman"/>
          <w:color w:val="000000"/>
        </w:rPr>
        <w:t>land cover was</w:t>
      </w:r>
      <w:r w:rsidR="00961B31">
        <w:rPr>
          <w:rFonts w:eastAsia="Times New Roman"/>
          <w:color w:val="000000"/>
        </w:rPr>
        <w:t xml:space="preserve"> found in the valley downslope of the forest and shrub-covered foothills. </w:t>
      </w:r>
      <w:r w:rsidR="009B330A">
        <w:rPr>
          <w:rFonts w:eastAsia="Times New Roman"/>
          <w:color w:val="000000"/>
        </w:rPr>
        <w:t>F</w:t>
      </w:r>
      <w:r w:rsidR="00CE4B5E">
        <w:rPr>
          <w:rFonts w:eastAsia="Times New Roman"/>
          <w:color w:val="000000"/>
        </w:rPr>
        <w:t>orage in t</w:t>
      </w:r>
      <w:r w:rsidR="002505DE" w:rsidRPr="002505DE">
        <w:rPr>
          <w:rFonts w:eastAsia="Times New Roman"/>
          <w:color w:val="000000"/>
        </w:rPr>
        <w:t>hese land cover types creat</w:t>
      </w:r>
      <w:r w:rsidR="00CE4B5E">
        <w:rPr>
          <w:rFonts w:eastAsia="Times New Roman"/>
          <w:color w:val="000000"/>
        </w:rPr>
        <w:t>e</w:t>
      </w:r>
      <w:r w:rsidR="002505DE"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002505DE" w:rsidRPr="002505DE">
        <w:rPr>
          <w:rFonts w:eastAsia="Times New Roman"/>
          <w:color w:val="000000"/>
        </w:rPr>
        <w:t xml:space="preserve">erbaceous and wetland habitat </w:t>
      </w:r>
      <w:r w:rsidR="00961B31">
        <w:rPr>
          <w:rFonts w:eastAsia="Times New Roman"/>
          <w:color w:val="000000"/>
        </w:rPr>
        <w:t>are</w:t>
      </w:r>
      <w:r w:rsidR="002505DE"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002505DE" w:rsidRPr="002505DE">
        <w:rPr>
          <w:rFonts w:eastAsia="Times New Roman"/>
          <w:color w:val="000000"/>
        </w:rPr>
        <w:t xml:space="preserve"> for with all other variables held constant and different habitat being equally available (</w:t>
      </w:r>
      <w:proofErr w:type="spellStart"/>
      <w:r w:rsidR="002505DE" w:rsidRPr="002505DE">
        <w:rPr>
          <w:rFonts w:eastAsia="Times New Roman"/>
          <w:color w:val="000000"/>
        </w:rPr>
        <w:t>Fieberg</w:t>
      </w:r>
      <w:proofErr w:type="spellEnd"/>
      <w:r w:rsidR="002505DE" w:rsidRPr="002505DE">
        <w:rPr>
          <w:rFonts w:eastAsia="Times New Roman"/>
          <w:color w:val="000000"/>
        </w:rPr>
        <w:t xml:space="preserve"> et al. 2021). Taken this way, we can interpret deer as being choosy about what habitat they are in when they are </w:t>
      </w:r>
      <w:r w:rsidR="002505DE" w:rsidRPr="002505DE">
        <w:rPr>
          <w:rFonts w:eastAsia="Times New Roman"/>
          <w:color w:val="000000"/>
        </w:rPr>
        <w:lastRenderedPageBreak/>
        <w:t>far from the trail and balancing their risk of foraging closer to developed habitat when far from trail by utilizing these habitats during times of human inactivity. Utilization of wetland and herbaceous habitat during different times of day, analyzed in our separate day/night datasets further clarify how deer balance selection based on time of day associated with differing behaviors and human activity.</w:t>
      </w:r>
    </w:p>
    <w:p w14:paraId="0161233C" w14:textId="03C0A2A3" w:rsidR="002505DE" w:rsidRPr="002505DE" w:rsidRDefault="002505DE" w:rsidP="00167887">
      <w:pPr>
        <w:spacing w:after="160" w:line="480" w:lineRule="auto"/>
        <w:ind w:right="-540"/>
        <w:rPr>
          <w:rFonts w:eastAsia="Times New Roman"/>
        </w:rPr>
      </w:pPr>
      <w:r w:rsidRPr="002505DE">
        <w:rPr>
          <w:rFonts w:eastAsia="Times New Roman"/>
          <w:color w:val="000000"/>
        </w:rPr>
        <w:t>During the day</w:t>
      </w:r>
      <w:r w:rsidR="009E24DB">
        <w:rPr>
          <w:rFonts w:eastAsia="Times New Roman"/>
          <w:color w:val="000000"/>
        </w:rPr>
        <w:t>,</w:t>
      </w:r>
      <w:r w:rsidRPr="002505DE">
        <w:rPr>
          <w:rFonts w:eastAsia="Times New Roman"/>
          <w:color w:val="000000"/>
        </w:rPr>
        <w:t xml:space="preserve"> deer selected for wetland habitat, while at night we see selection for herbaceous habitat. </w:t>
      </w:r>
      <w:r w:rsidR="00DD3B02">
        <w:rPr>
          <w:rFonts w:eastAsia="Times New Roman"/>
          <w:color w:val="000000"/>
        </w:rPr>
        <w:t>Contrast in herbaceous</w:t>
      </w:r>
      <w:r w:rsidRPr="002505DE">
        <w:rPr>
          <w:rFonts w:eastAsia="Times New Roman"/>
          <w:color w:val="000000"/>
        </w:rPr>
        <w:t xml:space="preserve">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A96D4D0" w14:textId="644F29CC" w:rsidR="003134D7" w:rsidRDefault="002505DE" w:rsidP="00167887">
      <w:pPr>
        <w:spacing w:after="160" w:line="480" w:lineRule="auto"/>
        <w:ind w:right="-540"/>
        <w:rPr>
          <w:rFonts w:eastAsia="Times New Roman"/>
          <w:color w:val="000000"/>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w:t>
      </w:r>
      <w:r w:rsidR="003134D7">
        <w:rPr>
          <w:rFonts w:eastAsia="Times New Roman"/>
          <w:color w:val="000000"/>
        </w:rPr>
        <w:t xml:space="preserve">and a reduction in flight responses to higher levels of recreation </w:t>
      </w:r>
      <w:r w:rsidRPr="002505DE">
        <w:rPr>
          <w:rFonts w:eastAsia="Times New Roman"/>
          <w:color w:val="000000"/>
        </w:rPr>
        <w:t>(</w:t>
      </w:r>
      <w:proofErr w:type="spellStart"/>
      <w:r w:rsidR="003134D7">
        <w:rPr>
          <w:rFonts w:eastAsia="Times New Roman"/>
          <w:color w:val="000000"/>
        </w:rPr>
        <w:t>Stankowich</w:t>
      </w:r>
      <w:proofErr w:type="spellEnd"/>
      <w:r w:rsidR="003134D7">
        <w:rPr>
          <w:rFonts w:eastAsia="Times New Roman"/>
          <w:color w:val="000000"/>
        </w:rPr>
        <w:t xml:space="preserve"> 2008, </w:t>
      </w:r>
      <w:r w:rsidRPr="002505DE">
        <w:rPr>
          <w:rFonts w:eastAsia="Times New Roman"/>
          <w:color w:val="000000"/>
        </w:rPr>
        <w:t xml:space="preserve">Robb et al. 2019). </w:t>
      </w:r>
      <w:r w:rsidR="009E2324">
        <w:rPr>
          <w:rFonts w:eastAsia="Times New Roman"/>
          <w:color w:val="000000"/>
        </w:rPr>
        <w:t>The</w:t>
      </w:r>
      <w:r w:rsidRPr="002505DE">
        <w:rPr>
          <w:rFonts w:eastAsia="Times New Roman"/>
          <w:color w:val="000000"/>
        </w:rPr>
        <w:t xml:space="preserve"> population</w:t>
      </w:r>
      <w:r w:rsidR="009E2324">
        <w:rPr>
          <w:rFonts w:eastAsia="Times New Roman"/>
          <w:color w:val="000000"/>
        </w:rPr>
        <w:t xml:space="preserve"> in this study</w:t>
      </w:r>
      <w:r w:rsidRPr="002505DE">
        <w:rPr>
          <w:rFonts w:eastAsia="Times New Roman"/>
          <w:color w:val="000000"/>
        </w:rPr>
        <w:t xml:space="preserve"> demonstrates that deer who summer in comparatively natural habitats can still depend on increasingly urbanized winter ranges.</w:t>
      </w:r>
      <w:r w:rsidR="003134D7">
        <w:rPr>
          <w:rFonts w:eastAsia="Times New Roman"/>
          <w:color w:val="000000"/>
        </w:rPr>
        <w:t xml:space="preserve"> </w:t>
      </w:r>
      <w:r w:rsidR="00C92324">
        <w:rPr>
          <w:rFonts w:eastAsia="Times New Roman"/>
          <w:color w:val="000000"/>
        </w:rPr>
        <w:t xml:space="preserve">More </w:t>
      </w:r>
      <w:r w:rsidR="00C92324" w:rsidRPr="002505DE">
        <w:rPr>
          <w:rFonts w:eastAsia="Times New Roman"/>
          <w:color w:val="000000"/>
        </w:rPr>
        <w:t>trail development is planned for our study area</w:t>
      </w:r>
      <w:r w:rsidR="00C92324">
        <w:rPr>
          <w:rFonts w:eastAsia="Times New Roman"/>
          <w:color w:val="000000"/>
        </w:rPr>
        <w:t xml:space="preserve"> illustrating that </w:t>
      </w:r>
      <w:r w:rsidR="00C92324" w:rsidRPr="002505DE">
        <w:rPr>
          <w:rFonts w:eastAsia="Times New Roman"/>
          <w:color w:val="000000"/>
          <w:shd w:val="clear" w:color="auto" w:fill="FFFFFF"/>
        </w:rPr>
        <w:t xml:space="preserve">the story of development for recreation is often one of escalating </w:t>
      </w:r>
      <w:r w:rsidR="00C92324" w:rsidRPr="002505DE">
        <w:rPr>
          <w:rFonts w:eastAsia="Times New Roman"/>
          <w:color w:val="000000"/>
          <w:shd w:val="clear" w:color="auto" w:fill="FFFFFF"/>
        </w:rPr>
        <w:lastRenderedPageBreak/>
        <w:t>disturbance, with this shifting baseline requiring continuous adaptation.</w:t>
      </w:r>
      <w:r w:rsidR="00C92324">
        <w:rPr>
          <w:rFonts w:eastAsia="Times New Roman"/>
          <w:color w:val="000000"/>
          <w:shd w:val="clear" w:color="auto" w:fill="FFFFFF"/>
        </w:rPr>
        <w:t xml:space="preserve"> </w:t>
      </w:r>
      <w:r w:rsidR="003134D7" w:rsidRPr="002505DE">
        <w:rPr>
          <w:rFonts w:eastAsia="Times New Roman"/>
          <w:color w:val="000000"/>
        </w:rPr>
        <w:t>Reduced response to human presence may be a good outcome for deer allowing them to maintain normal behaviors, although this desensitization may lead to increased human-wildlife conflict (Thompson and Henderson 1998), increased disease prevalence (Farnsworth et al. 2005) and loss of migratory behavior (Robb et al. 2013).</w:t>
      </w:r>
      <w:r w:rsidR="003134D7">
        <w:rPr>
          <w:rFonts w:eastAsia="Times New Roman"/>
          <w:color w:val="000000"/>
        </w:rPr>
        <w:t xml:space="preserve"> </w:t>
      </w:r>
      <w:r w:rsidRPr="002505DE">
        <w:rPr>
          <w:rFonts w:eastAsia="Times New Roman"/>
          <w:color w:val="000000"/>
        </w:rPr>
        <w:t xml:space="preserve">Increasing human presence on winter ranges could contribute to a loss of migratory individuals </w:t>
      </w:r>
      <w:r w:rsidR="009E2324">
        <w:rPr>
          <w:rFonts w:eastAsia="Times New Roman"/>
          <w:color w:val="000000"/>
        </w:rPr>
        <w:t>either through</w:t>
      </w:r>
      <w:r w:rsidRPr="002505DE">
        <w:rPr>
          <w:rFonts w:eastAsia="Times New Roman"/>
          <w:color w:val="000000"/>
        </w:rPr>
        <w:t xml:space="preserve"> </w:t>
      </w:r>
      <w:r w:rsidR="009E2324">
        <w:rPr>
          <w:rFonts w:eastAsia="Times New Roman"/>
          <w:color w:val="000000"/>
        </w:rPr>
        <w:t>consequences of behavioral avoidance</w:t>
      </w:r>
      <w:r w:rsidRPr="002505DE">
        <w:rPr>
          <w:rFonts w:eastAsia="Times New Roman"/>
          <w:color w:val="000000"/>
        </w:rPr>
        <w:t xml:space="preserve"> or the desensitization of deer to human presence, </w:t>
      </w:r>
      <w:r w:rsidR="009E2324">
        <w:rPr>
          <w:rFonts w:eastAsia="Times New Roman"/>
          <w:color w:val="000000"/>
        </w:rPr>
        <w:t>both</w:t>
      </w:r>
      <w:r w:rsidRPr="002505DE">
        <w:rPr>
          <w:rFonts w:eastAsia="Times New Roman"/>
          <w:color w:val="000000"/>
        </w:rPr>
        <w:t xml:space="preserve"> resulting in losses of migratory deer. </w:t>
      </w:r>
      <w:r w:rsidR="003134D7" w:rsidRPr="002505DE">
        <w:rPr>
          <w:rFonts w:eastAsia="Times New Roman"/>
          <w:color w:val="000000"/>
        </w:rPr>
        <w:t xml:space="preserve">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w:t>
      </w:r>
      <w:r w:rsidR="00916D6C" w:rsidRPr="002505DE">
        <w:rPr>
          <w:rFonts w:eastAsia="Times New Roman"/>
          <w:color w:val="000000"/>
        </w:rPr>
        <w:t xml:space="preserve">Loss of migratory movements can eliminate typical dual-range migrants or other variations in migration, decreasing diversity in migration behavior and limiting available strategies to adapt to a changing world (van de </w:t>
      </w:r>
      <w:proofErr w:type="spellStart"/>
      <w:r w:rsidR="00916D6C" w:rsidRPr="002505DE">
        <w:rPr>
          <w:rFonts w:eastAsia="Times New Roman"/>
          <w:color w:val="000000"/>
        </w:rPr>
        <w:t>Kerk</w:t>
      </w:r>
      <w:proofErr w:type="spellEnd"/>
      <w:r w:rsidR="00916D6C" w:rsidRPr="002505DE">
        <w:rPr>
          <w:rFonts w:eastAsia="Times New Roman"/>
          <w:color w:val="000000"/>
        </w:rPr>
        <w:t xml:space="preserve"> et al. 2021).</w:t>
      </w:r>
    </w:p>
    <w:p w14:paraId="248A8183" w14:textId="3D95564A"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w:t>
      </w:r>
      <w:proofErr w:type="spellStart"/>
      <w:r w:rsidRPr="002505DE">
        <w:rPr>
          <w:rFonts w:eastAsia="Times New Roman"/>
          <w:color w:val="000000"/>
        </w:rPr>
        <w:t>Alldredge</w:t>
      </w:r>
      <w:proofErr w:type="spellEnd"/>
      <w:r w:rsidRPr="002505DE">
        <w:rPr>
          <w:rFonts w:eastAsia="Times New Roman"/>
          <w:color w:val="000000"/>
        </w:rPr>
        <w:t xml:space="preserve"> 2000, Shively et al. 2005). Efforts to mitigate </w:t>
      </w:r>
      <w:r w:rsidRPr="002505DE">
        <w:rPr>
          <w:rFonts w:eastAsia="Times New Roman"/>
          <w:color w:val="000000"/>
        </w:rPr>
        <w:lastRenderedPageBreak/>
        <w:t>disturbance on mule deer have the ancillary benefit of providing protection for species more sensitive to human disturbance. </w:t>
      </w:r>
    </w:p>
    <w:p w14:paraId="1A3F1ABB" w14:textId="37A86BC3"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Increasing awareness about potential negative consequences of recreation on wildlife could foster more responsible stewardship and perhaps hold the greatest potential in mitigating our impact, facilitating experiences that inspire us to conserve wildlife.   </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 xml:space="preserve">Thanks to S. </w:t>
      </w:r>
      <w:proofErr w:type="spellStart"/>
      <w:r>
        <w:rPr>
          <w:rFonts w:eastAsia="Times New Roman"/>
        </w:rPr>
        <w:t>Bundick</w:t>
      </w:r>
      <w:proofErr w:type="spellEnd"/>
      <w:r>
        <w:rPr>
          <w:rFonts w:eastAsia="Times New Roman"/>
        </w:rPr>
        <w:t xml:space="preserve">, H. </w:t>
      </w:r>
      <w:proofErr w:type="spellStart"/>
      <w:r>
        <w:rPr>
          <w:rFonts w:eastAsia="Times New Roman"/>
        </w:rPr>
        <w:t>Westacott</w:t>
      </w:r>
      <w:proofErr w:type="spellEnd"/>
      <w:r>
        <w:rPr>
          <w:rFonts w:eastAsia="Times New Roman"/>
        </w:rPr>
        <w:t xml:space="preserve">, R. </w:t>
      </w:r>
      <w:proofErr w:type="spellStart"/>
      <w:r>
        <w:rPr>
          <w:rFonts w:eastAsia="Times New Roman"/>
        </w:rPr>
        <w:t>Heule</w:t>
      </w:r>
      <w:proofErr w:type="spellEnd"/>
      <w:r>
        <w:rPr>
          <w:rFonts w:eastAsia="Times New Roman"/>
        </w:rPr>
        <w:t xml:space="preserve">, F. Mack-Carlo, E. </w:t>
      </w:r>
      <w:proofErr w:type="spellStart"/>
      <w:r>
        <w:rPr>
          <w:rFonts w:eastAsia="Times New Roman"/>
        </w:rPr>
        <w:t>Landi</w:t>
      </w:r>
      <w:proofErr w:type="spellEnd"/>
      <w:r>
        <w:rPr>
          <w:rFonts w:eastAsia="Times New Roman"/>
        </w:rPr>
        <w:t xml:space="preserve">, E. Norton, C. </w:t>
      </w:r>
      <w:proofErr w:type="spellStart"/>
      <w:r>
        <w:rPr>
          <w:rFonts w:eastAsia="Times New Roman"/>
        </w:rPr>
        <w:t>Weissburg</w:t>
      </w:r>
      <w:proofErr w:type="spellEnd"/>
      <w:r>
        <w:rPr>
          <w:rFonts w:eastAsia="Times New Roman"/>
        </w:rPr>
        <w:t>,</w:t>
      </w:r>
      <w:r w:rsidR="003F5911">
        <w:rPr>
          <w:rFonts w:eastAsia="Times New Roman"/>
        </w:rPr>
        <w:t xml:space="preserve"> and</w:t>
      </w:r>
      <w:r>
        <w:rPr>
          <w:rFonts w:eastAsia="Times New Roman"/>
        </w:rPr>
        <w:t xml:space="preserve"> B. </w:t>
      </w:r>
      <w:proofErr w:type="spellStart"/>
      <w:r>
        <w:rPr>
          <w:rFonts w:eastAsia="Times New Roman"/>
        </w:rPr>
        <w:t>LaMont</w:t>
      </w:r>
      <w:proofErr w:type="spellEnd"/>
      <w:r w:rsidR="003F5911">
        <w:rPr>
          <w:rFonts w:eastAsia="Times New Roman"/>
        </w:rPr>
        <w:t xml:space="preserve"> for their collecting data. Thanks to</w:t>
      </w:r>
      <w:r>
        <w:rPr>
          <w:rFonts w:eastAsia="Times New Roman"/>
        </w:rPr>
        <w:t xml:space="preserve"> </w:t>
      </w:r>
      <w:proofErr w:type="spellStart"/>
      <w:r>
        <w:rPr>
          <w:rFonts w:eastAsia="Times New Roman"/>
        </w:rPr>
        <w:t>D.McNitt</w:t>
      </w:r>
      <w:proofErr w:type="spellEnd"/>
      <w:r>
        <w:rPr>
          <w:rFonts w:eastAsia="Times New Roman"/>
        </w:rPr>
        <w:t xml:space="preserve">, M. </w:t>
      </w:r>
      <w:proofErr w:type="spellStart"/>
      <w:r>
        <w:rPr>
          <w:rFonts w:eastAsia="Times New Roman"/>
        </w:rPr>
        <w:t>Rustand</w:t>
      </w:r>
      <w:proofErr w:type="spellEnd"/>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w:t>
      </w:r>
      <w:proofErr w:type="spellStart"/>
      <w:r>
        <w:rPr>
          <w:rFonts w:eastAsia="Times New Roman"/>
        </w:rPr>
        <w:t>Sandmeier</w:t>
      </w:r>
      <w:proofErr w:type="spellEnd"/>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lastRenderedPageBreak/>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w:t>
      </w:r>
      <w:proofErr w:type="spellStart"/>
      <w:r w:rsidRPr="00724CD0">
        <w:rPr>
          <w:color w:val="000000"/>
        </w:rPr>
        <w:t>Marzluff</w:t>
      </w:r>
      <w:proofErr w:type="spellEnd"/>
      <w:r w:rsidRPr="00724CD0">
        <w:rPr>
          <w:color w:val="000000"/>
        </w:rPr>
        <w:t xml:space="preserve">, E. </w:t>
      </w:r>
      <w:proofErr w:type="spellStart"/>
      <w:r w:rsidRPr="00724CD0">
        <w:rPr>
          <w:color w:val="000000"/>
        </w:rPr>
        <w:t>Shulenberger</w:t>
      </w:r>
      <w:proofErr w:type="spellEnd"/>
      <w:r w:rsidRPr="00724CD0">
        <w:rPr>
          <w:color w:val="000000"/>
        </w:rPr>
        <w:t xml:space="preserve">, G. Bradley, C. Ryan, and C. </w:t>
      </w:r>
      <w:proofErr w:type="spellStart"/>
      <w:r w:rsidRPr="00724CD0">
        <w:rPr>
          <w:color w:val="000000"/>
        </w:rPr>
        <w:t>Zumbrunnen</w:t>
      </w:r>
      <w:proofErr w:type="spellEnd"/>
      <w:r w:rsidRPr="00724CD0">
        <w:rPr>
          <w:color w:val="000000"/>
        </w:rPr>
        <w:t xml:space="preserve">. 2008. Integrating humans into ecology: Opportunities and challenges for studying urban ecosystems. </w:t>
      </w:r>
      <w:proofErr w:type="spellStart"/>
      <w:r>
        <w:rPr>
          <w:color w:val="000000"/>
        </w:rPr>
        <w:t>BioScience</w:t>
      </w:r>
      <w:proofErr w:type="spellEnd"/>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 xml:space="preserve">unctional response to </w:t>
      </w:r>
      <w:proofErr w:type="spellStart"/>
      <w:r w:rsidRPr="002505DE">
        <w:rPr>
          <w:rFonts w:eastAsia="Times New Roman"/>
          <w:color w:val="222222"/>
          <w:shd w:val="clear" w:color="auto" w:fill="FFFFFF"/>
        </w:rPr>
        <w:t>spatio</w:t>
      </w:r>
      <w:proofErr w:type="spellEnd"/>
      <w:r w:rsidRPr="002505DE">
        <w:rPr>
          <w:rFonts w:eastAsia="Times New Roman"/>
          <w:color w:val="222222"/>
          <w:shd w:val="clear" w:color="auto" w:fill="FFFFFF"/>
        </w:rPr>
        <w:t>-temporal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D. E., P. M. Lukacs, M. Hurley, S. Roberts, K. </w:t>
      </w:r>
      <w:proofErr w:type="spellStart"/>
      <w:r w:rsidRPr="002505DE">
        <w:rPr>
          <w:rFonts w:eastAsia="Times New Roman"/>
          <w:color w:val="222222"/>
          <w:shd w:val="clear" w:color="auto" w:fill="FFFFFF"/>
        </w:rPr>
        <w:t>Strickfaden</w:t>
      </w:r>
      <w:proofErr w:type="spellEnd"/>
      <w:r w:rsidRPr="002505DE">
        <w:rPr>
          <w:rFonts w:eastAsia="Times New Roman"/>
          <w:color w:val="222222"/>
          <w:shd w:val="clear" w:color="auto" w:fill="FFFFFF"/>
        </w:rPr>
        <w:t>,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Avgar</w:t>
      </w:r>
      <w:proofErr w:type="spellEnd"/>
      <w:r w:rsidRPr="002505DE">
        <w:rPr>
          <w:rFonts w:eastAsia="Times New Roman"/>
          <w:color w:val="222222"/>
          <w:shd w:val="clear" w:color="auto" w:fill="FFFFFF"/>
        </w:rPr>
        <w:t xml:space="preserve">, T., G. S. </w:t>
      </w:r>
      <w:proofErr w:type="spellStart"/>
      <w:r w:rsidRPr="002505DE">
        <w:rPr>
          <w:rFonts w:eastAsia="Times New Roman"/>
          <w:color w:val="222222"/>
          <w:shd w:val="clear" w:color="auto" w:fill="FFFFFF"/>
        </w:rPr>
        <w:t>Betini</w:t>
      </w:r>
      <w:proofErr w:type="spellEnd"/>
      <w:r w:rsidRPr="002505DE">
        <w:rPr>
          <w:rFonts w:eastAsia="Times New Roman"/>
          <w:color w:val="222222"/>
          <w:shd w:val="clear" w:color="auto" w:fill="FFFFFF"/>
        </w:rPr>
        <w:t>,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Bauer, S., and B. J. </w:t>
      </w:r>
      <w:proofErr w:type="spellStart"/>
      <w:r w:rsidRPr="002505DE">
        <w:rPr>
          <w:rFonts w:eastAsia="Times New Roman"/>
          <w:color w:val="222222"/>
          <w:shd w:val="clear" w:color="auto" w:fill="FFFFFF"/>
        </w:rPr>
        <w:t>Hoye</w:t>
      </w:r>
      <w:proofErr w:type="spellEnd"/>
      <w:r w:rsidRPr="002505DE">
        <w:rPr>
          <w:rFonts w:eastAsia="Times New Roman"/>
          <w:color w:val="222222"/>
          <w:shd w:val="clear" w:color="auto" w:fill="FFFFFF"/>
        </w:rPr>
        <w:t>.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w:t>
      </w:r>
      <w:proofErr w:type="spellStart"/>
      <w:r w:rsidRPr="002505DE">
        <w:rPr>
          <w:rFonts w:eastAsia="Times New Roman"/>
          <w:color w:val="222222"/>
          <w:shd w:val="clear" w:color="auto" w:fill="FFFFFF"/>
        </w:rPr>
        <w:t>Doak</w:t>
      </w:r>
      <w:proofErr w:type="spellEnd"/>
      <w:r w:rsidRPr="002505DE">
        <w:rPr>
          <w:rFonts w:eastAsia="Times New Roman"/>
          <w:color w:val="222222"/>
          <w:shd w:val="clear" w:color="auto" w:fill="FFFFFF"/>
        </w:rPr>
        <w:t>,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Bombaci</w:t>
      </w:r>
      <w:proofErr w:type="spellEnd"/>
      <w:r w:rsidRPr="002505DE">
        <w:rPr>
          <w:rFonts w:eastAsia="Times New Roman"/>
          <w:color w:val="222222"/>
          <w:shd w:val="clear" w:color="auto" w:fill="FFFFFF"/>
        </w:rPr>
        <w:t xml:space="preserve">, S., and L. </w:t>
      </w:r>
      <w:proofErr w:type="spellStart"/>
      <w:r w:rsidRPr="002505DE">
        <w:rPr>
          <w:rFonts w:eastAsia="Times New Roman"/>
          <w:color w:val="222222"/>
          <w:shd w:val="clear" w:color="auto" w:fill="FFFFFF"/>
        </w:rPr>
        <w:t>Pejchar</w:t>
      </w:r>
      <w:proofErr w:type="spellEnd"/>
      <w:r w:rsidRPr="002505DE">
        <w:rPr>
          <w:rFonts w:eastAsia="Times New Roman"/>
          <w:color w:val="222222"/>
          <w:shd w:val="clear" w:color="auto" w:fill="FFFFFF"/>
        </w:rPr>
        <w:t xml:space="preserve">.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rojections to 2060. In: Cordell, H. K. ed. 2012. Outdoor Recreation Trends and Futures: A technical 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w:t>
      </w:r>
      <w:proofErr w:type="spellStart"/>
      <w:r w:rsidRPr="002505DE">
        <w:rPr>
          <w:rFonts w:eastAsia="Times New Roman"/>
          <w:color w:val="222222"/>
          <w:shd w:val="clear" w:color="auto" w:fill="FFFFFF"/>
        </w:rPr>
        <w:t>Benthem</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proofErr w:type="spellStart"/>
      <w:r w:rsidRPr="002505DE">
        <w:rPr>
          <w:rFonts w:eastAsia="Times New Roman"/>
          <w:color w:val="222222"/>
          <w:shd w:val="clear" w:color="auto" w:fill="FFFFFF"/>
        </w:rPr>
        <w:t>Skaug</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M. </w:t>
      </w:r>
      <w:proofErr w:type="spellStart"/>
      <w:r w:rsidRPr="002505DE">
        <w:rPr>
          <w:rFonts w:eastAsia="Times New Roman"/>
          <w:color w:val="222222"/>
          <w:shd w:val="clear" w:color="auto" w:fill="FFFFFF"/>
        </w:rPr>
        <w:t>Maechler</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B.M. </w:t>
      </w:r>
      <w:proofErr w:type="spellStart"/>
      <w:r w:rsidRPr="002505DE">
        <w:rPr>
          <w:rFonts w:eastAsia="Times New Roman"/>
          <w:color w:val="222222"/>
          <w:shd w:val="clear" w:color="auto" w:fill="FFFFFF"/>
        </w:rPr>
        <w:t>Bolker</w:t>
      </w:r>
      <w:proofErr w:type="spellEnd"/>
      <w:r w:rsidR="00FA0AB3">
        <w:rPr>
          <w:rFonts w:eastAsia="Times New Roman"/>
          <w:color w:val="222222"/>
          <w:shd w:val="clear" w:color="auto" w:fill="FFFFFF"/>
        </w:rPr>
        <w:t>.</w:t>
      </w:r>
      <w:r w:rsidRPr="002505DE">
        <w:rPr>
          <w:rFonts w:eastAsia="Times New Roman"/>
          <w:color w:val="222222"/>
          <w:shd w:val="clear" w:color="auto" w:fill="FFFFFF"/>
        </w:rPr>
        <w:t xml:space="preserve"> 2017. </w:t>
      </w:r>
      <w:proofErr w:type="spellStart"/>
      <w:r w:rsidRPr="002505DE">
        <w:rPr>
          <w:rFonts w:eastAsia="Times New Roman"/>
          <w:color w:val="222222"/>
          <w:shd w:val="clear" w:color="auto" w:fill="FFFFFF"/>
        </w:rPr>
        <w:t>glmmTMB</w:t>
      </w:r>
      <w:proofErr w:type="spellEnd"/>
      <w:r w:rsidRPr="002505DE">
        <w:rPr>
          <w:rFonts w:eastAsia="Times New Roman"/>
          <w:color w:val="222222"/>
          <w:shd w:val="clear" w:color="auto" w:fill="FFFFFF"/>
        </w:rPr>
        <w:t xml:space="preserve">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Ciuti</w:t>
      </w:r>
      <w:proofErr w:type="spellEnd"/>
      <w:r w:rsidRPr="002505DE">
        <w:rPr>
          <w:rFonts w:eastAsia="Times New Roman"/>
          <w:color w:val="222222"/>
          <w:shd w:val="clear" w:color="auto" w:fill="FFFFFF"/>
        </w:rPr>
        <w:t xml:space="preserve">, S., J. M. Northrup, T. B. Muhly, S. Simi, M. </w:t>
      </w:r>
      <w:proofErr w:type="spellStart"/>
      <w:r w:rsidRPr="002505DE">
        <w:rPr>
          <w:rFonts w:eastAsia="Times New Roman"/>
          <w:color w:val="222222"/>
          <w:shd w:val="clear" w:color="auto" w:fill="FFFFFF"/>
        </w:rPr>
        <w:t>Musiani</w:t>
      </w:r>
      <w:proofErr w:type="spellEnd"/>
      <w:r w:rsidRPr="002505DE">
        <w:rPr>
          <w:rFonts w:eastAsia="Times New Roman"/>
          <w:color w:val="222222"/>
          <w:shd w:val="clear" w:color="auto" w:fill="FFFFFF"/>
        </w:rPr>
        <w:t xml:space="preserve">,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proofErr w:type="spellStart"/>
      <w:r w:rsidR="00FA0AB3">
        <w:rPr>
          <w:rFonts w:eastAsia="Times New Roman"/>
          <w:color w:val="222222"/>
          <w:shd w:val="clear" w:color="auto" w:fill="FFFFFF"/>
        </w:rPr>
        <w:t>b</w:t>
      </w:r>
      <w:r w:rsidRPr="002505DE">
        <w:rPr>
          <w:rFonts w:eastAsia="Times New Roman"/>
          <w:color w:val="222222"/>
          <w:shd w:val="clear" w:color="auto" w:fill="FFFFFF"/>
        </w:rPr>
        <w:t>ehaviour</w:t>
      </w:r>
      <w:proofErr w:type="spellEnd"/>
      <w:r w:rsidRPr="002505DE">
        <w:rPr>
          <w:rFonts w:eastAsia="Times New Roman"/>
          <w:color w:val="222222"/>
          <w:shd w:val="clear" w:color="auto" w:fill="FFFFFF"/>
        </w:rPr>
        <w:t xml:space="preserve">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Coe, P. K., D. A. Clark, R. M. Nielson, S. C. Gregory, J. B. </w:t>
      </w:r>
      <w:proofErr w:type="spellStart"/>
      <w:r w:rsidRPr="002505DE">
        <w:rPr>
          <w:rFonts w:eastAsia="Times New Roman"/>
          <w:color w:val="222222"/>
          <w:shd w:val="clear" w:color="auto" w:fill="FFFFFF"/>
        </w:rPr>
        <w:t>Cupples</w:t>
      </w:r>
      <w:proofErr w:type="spellEnd"/>
      <w:r w:rsidRPr="002505DE">
        <w:rPr>
          <w:rFonts w:eastAsia="Times New Roman"/>
          <w:color w:val="222222"/>
          <w:shd w:val="clear" w:color="auto" w:fill="FFFFFF"/>
        </w:rPr>
        <w:t>,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proofErr w:type="spellStart"/>
      <w:r w:rsidRPr="00724CD0">
        <w:rPr>
          <w:color w:val="000000"/>
        </w:rPr>
        <w:t>Coppes</w:t>
      </w:r>
      <w:proofErr w:type="spellEnd"/>
      <w:r w:rsidRPr="00724CD0">
        <w:rPr>
          <w:color w:val="000000"/>
        </w:rPr>
        <w:t xml:space="preserve">, J., J. </w:t>
      </w:r>
      <w:proofErr w:type="spellStart"/>
      <w:r w:rsidRPr="00724CD0">
        <w:rPr>
          <w:color w:val="000000"/>
        </w:rPr>
        <w:t>Ehrlacher</w:t>
      </w:r>
      <w:proofErr w:type="spellEnd"/>
      <w:r w:rsidRPr="00724CD0">
        <w:rPr>
          <w:color w:val="000000"/>
        </w:rPr>
        <w:t xml:space="preserve">, D. Thiel, R. </w:t>
      </w:r>
      <w:proofErr w:type="spellStart"/>
      <w:r w:rsidRPr="00724CD0">
        <w:rPr>
          <w:color w:val="000000"/>
        </w:rPr>
        <w:t>Suchant</w:t>
      </w:r>
      <w:proofErr w:type="spellEnd"/>
      <w:r w:rsidRPr="00724CD0">
        <w:rPr>
          <w:color w:val="000000"/>
        </w:rPr>
        <w:t xml:space="preserve">, and V. </w:t>
      </w:r>
      <w:proofErr w:type="spellStart"/>
      <w:r w:rsidRPr="00724CD0">
        <w:rPr>
          <w:color w:val="000000"/>
        </w:rPr>
        <w:t>Braunisch</w:t>
      </w:r>
      <w:proofErr w:type="spellEnd"/>
      <w:r w:rsidRPr="00724CD0">
        <w:rPr>
          <w:color w:val="000000"/>
        </w:rPr>
        <w:t xml:space="preserve">.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Crawford, D. A., L. M. Conner, M. Clinchy, L. Y. </w:t>
      </w:r>
      <w:proofErr w:type="spellStart"/>
      <w:r w:rsidRPr="002505DE">
        <w:rPr>
          <w:rFonts w:eastAsia="Times New Roman"/>
          <w:color w:val="222222"/>
          <w:shd w:val="clear" w:color="auto" w:fill="FFFFFF"/>
        </w:rPr>
        <w:t>Zanette</w:t>
      </w:r>
      <w:proofErr w:type="spellEnd"/>
      <w:r w:rsidRPr="002505DE">
        <w:rPr>
          <w:rFonts w:eastAsia="Times New Roman"/>
          <w:color w:val="222222"/>
          <w:shd w:val="clear" w:color="auto" w:fill="FFFFFF"/>
        </w:rPr>
        <w:t xml:space="preserve">, and M. J. Cherry. 2022. Prey tells, large herbivores fear the human ‘super predator.’ </w:t>
      </w:r>
      <w:proofErr w:type="spellStart"/>
      <w:r w:rsidRPr="002505DE">
        <w:rPr>
          <w:rFonts w:eastAsia="Times New Roman"/>
          <w:color w:val="222222"/>
          <w:shd w:val="clear" w:color="auto" w:fill="FFFFFF"/>
        </w:rPr>
        <w:t>Oecologia</w:t>
      </w:r>
      <w:proofErr w:type="spellEnd"/>
      <w:r w:rsidRPr="002505DE">
        <w:rPr>
          <w:rFonts w:eastAsia="Times New Roman"/>
          <w:color w:val="222222"/>
          <w:shd w:val="clear" w:color="auto" w:fill="FFFFFF"/>
        </w:rPr>
        <w:t xml:space="preserve">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proofErr w:type="spellStart"/>
      <w:r w:rsidRPr="00724CD0">
        <w:rPr>
          <w:color w:val="000000"/>
        </w:rPr>
        <w:t>Darimont</w:t>
      </w:r>
      <w:proofErr w:type="spellEnd"/>
      <w:r w:rsidRPr="00724CD0">
        <w:rPr>
          <w:color w:val="000000"/>
        </w:rPr>
        <w:t xml:space="preserve">, C. T., C. H. Fox, H. M. Bryan, and T. E. </w:t>
      </w:r>
      <w:proofErr w:type="spellStart"/>
      <w:r w:rsidRPr="00724CD0">
        <w:rPr>
          <w:color w:val="000000"/>
        </w:rPr>
        <w:t>Reimchen</w:t>
      </w:r>
      <w:proofErr w:type="spellEnd"/>
      <w:r w:rsidRPr="00724CD0">
        <w:rPr>
          <w:color w:val="000000"/>
        </w:rPr>
        <w:t>.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proofErr w:type="spellStart"/>
      <w:r w:rsidRPr="00BF16C4">
        <w:rPr>
          <w:color w:val="333333"/>
          <w:shd w:val="clear" w:color="auto" w:fill="FFFFFF"/>
        </w:rPr>
        <w:lastRenderedPageBreak/>
        <w:t>Dewitz</w:t>
      </w:r>
      <w:proofErr w:type="spellEnd"/>
      <w:r w:rsidRPr="00BF16C4">
        <w:rPr>
          <w:color w:val="333333"/>
          <w:shd w:val="clear" w:color="auto" w:fill="FFFFFF"/>
        </w:rPr>
        <w:t>,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Dorresteijn</w:t>
      </w:r>
      <w:proofErr w:type="spellEnd"/>
      <w:r w:rsidRPr="00724CD0">
        <w:rPr>
          <w:color w:val="222222"/>
          <w:shd w:val="clear" w:color="auto" w:fill="FFFFFF"/>
        </w:rPr>
        <w:t xml:space="preserve">, I., J. </w:t>
      </w:r>
      <w:proofErr w:type="spellStart"/>
      <w:r w:rsidRPr="00724CD0">
        <w:rPr>
          <w:color w:val="222222"/>
          <w:shd w:val="clear" w:color="auto" w:fill="FFFFFF"/>
        </w:rPr>
        <w:t>Schultner</w:t>
      </w:r>
      <w:proofErr w:type="spellEnd"/>
      <w:r w:rsidRPr="00724CD0">
        <w:rPr>
          <w:color w:val="222222"/>
          <w:shd w:val="clear" w:color="auto" w:fill="FFFFFF"/>
        </w:rPr>
        <w:t xml:space="preserve">, D. G. Nimmo, J. Fischer, J. </w:t>
      </w:r>
      <w:proofErr w:type="spellStart"/>
      <w:r w:rsidRPr="00724CD0">
        <w:rPr>
          <w:color w:val="222222"/>
          <w:shd w:val="clear" w:color="auto" w:fill="FFFFFF"/>
        </w:rPr>
        <w:t>Hanspach</w:t>
      </w:r>
      <w:proofErr w:type="spellEnd"/>
      <w:r w:rsidRPr="00724CD0">
        <w:rPr>
          <w:color w:val="222222"/>
          <w:shd w:val="clear" w:color="auto" w:fill="FFFFFF"/>
        </w:rPr>
        <w:t xml:space="preserve">, T. </w:t>
      </w:r>
      <w:proofErr w:type="spellStart"/>
      <w:r w:rsidRPr="00724CD0">
        <w:rPr>
          <w:color w:val="222222"/>
          <w:shd w:val="clear" w:color="auto" w:fill="FFFFFF"/>
        </w:rPr>
        <w:t>Kuemmerle</w:t>
      </w:r>
      <w:proofErr w:type="spellEnd"/>
      <w:r w:rsidRPr="00724CD0">
        <w:rPr>
          <w:color w:val="222222"/>
          <w:shd w:val="clear" w:color="auto" w:fill="FFFFFF"/>
        </w:rPr>
        <w:t xml:space="preserv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Dzialak</w:t>
      </w:r>
      <w:proofErr w:type="spellEnd"/>
      <w:r w:rsidRPr="002505DE">
        <w:rPr>
          <w:rFonts w:eastAsia="Times New Roman"/>
          <w:color w:val="222222"/>
          <w:shd w:val="clear" w:color="auto" w:fill="FFFFFF"/>
        </w:rPr>
        <w:t xml:space="preserve">, M. R., S. M. Harju, R. G. Osborn, J. J. </w:t>
      </w:r>
      <w:proofErr w:type="spellStart"/>
      <w:r w:rsidRPr="002505DE">
        <w:rPr>
          <w:rFonts w:eastAsia="Times New Roman"/>
          <w:color w:val="222222"/>
          <w:shd w:val="clear" w:color="auto" w:fill="FFFFFF"/>
        </w:rPr>
        <w:t>Wondzell</w:t>
      </w:r>
      <w:proofErr w:type="spellEnd"/>
      <w:r w:rsidRPr="002505DE">
        <w:rPr>
          <w:rFonts w:eastAsia="Times New Roman"/>
          <w:color w:val="222222"/>
          <w:shd w:val="clear" w:color="auto" w:fill="FFFFFF"/>
        </w:rPr>
        <w:t>,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Fieberg</w:t>
      </w:r>
      <w:proofErr w:type="spellEnd"/>
      <w:r w:rsidRPr="002505DE">
        <w:rPr>
          <w:rFonts w:eastAsia="Times New Roman"/>
          <w:color w:val="222222"/>
          <w:shd w:val="clear" w:color="auto" w:fill="FFFFFF"/>
        </w:rPr>
        <w:t xml:space="preserve">, J., J. Signer, B. Smith, and T. </w:t>
      </w:r>
      <w:proofErr w:type="spellStart"/>
      <w:r w:rsidRPr="002505DE">
        <w:rPr>
          <w:rFonts w:eastAsia="Times New Roman"/>
          <w:color w:val="222222"/>
          <w:shd w:val="clear" w:color="auto" w:fill="FFFFFF"/>
        </w:rPr>
        <w:t>Avgar</w:t>
      </w:r>
      <w:proofErr w:type="spellEnd"/>
      <w:r w:rsidRPr="002505DE">
        <w:rPr>
          <w:rFonts w:eastAsia="Times New Roman"/>
          <w:color w:val="222222"/>
          <w:shd w:val="clear" w:color="auto" w:fill="FFFFFF"/>
        </w:rPr>
        <w:t>.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Forrester, T. D., and H. U. </w:t>
      </w:r>
      <w:proofErr w:type="spellStart"/>
      <w:r w:rsidRPr="002505DE">
        <w:rPr>
          <w:rFonts w:eastAsia="Times New Roman"/>
          <w:color w:val="222222"/>
          <w:shd w:val="clear" w:color="auto" w:fill="FFFFFF"/>
        </w:rPr>
        <w:t>Wittmer</w:t>
      </w:r>
      <w:proofErr w:type="spellEnd"/>
      <w:r w:rsidRPr="002505DE">
        <w:rPr>
          <w:rFonts w:eastAsia="Times New Roman"/>
          <w:color w:val="222222"/>
          <w:shd w:val="clear" w:color="auto" w:fill="FFFFFF"/>
        </w:rPr>
        <w:t xml:space="preserve">.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w:t>
      </w:r>
      <w:proofErr w:type="spellStart"/>
      <w:r w:rsidRPr="002505DE">
        <w:rPr>
          <w:rFonts w:eastAsia="Times New Roman"/>
          <w:color w:val="222222"/>
          <w:shd w:val="clear" w:color="auto" w:fill="FFFFFF"/>
        </w:rPr>
        <w:t>Bronaugh</w:t>
      </w:r>
      <w:proofErr w:type="spellEnd"/>
      <w:r w:rsidRPr="002505DE">
        <w:rPr>
          <w:rFonts w:eastAsia="Times New Roman"/>
          <w:color w:val="222222"/>
          <w:shd w:val="clear" w:color="auto" w:fill="FFFFFF"/>
        </w:rPr>
        <w:t xml:space="preserve">,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Frid</w:t>
      </w:r>
      <w:proofErr w:type="spellEnd"/>
      <w:r w:rsidRPr="00724CD0">
        <w:rPr>
          <w:color w:val="222222"/>
          <w:shd w:val="clear" w:color="auto" w:fill="FFFFFF"/>
        </w:rPr>
        <w:t xml:space="preserve">,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Gaynor, K. M., C. E. </w:t>
      </w:r>
      <w:proofErr w:type="spellStart"/>
      <w:r w:rsidRPr="002505DE">
        <w:rPr>
          <w:rFonts w:eastAsia="Times New Roman"/>
          <w:color w:val="222222"/>
          <w:shd w:val="clear" w:color="auto" w:fill="FFFFFF"/>
        </w:rPr>
        <w:t>Hojnowski</w:t>
      </w:r>
      <w:proofErr w:type="spellEnd"/>
      <w:r w:rsidRPr="002505DE">
        <w:rPr>
          <w:rFonts w:eastAsia="Times New Roman"/>
          <w:color w:val="222222"/>
          <w:shd w:val="clear" w:color="auto" w:fill="FFFFFF"/>
        </w:rPr>
        <w:t xml:space="preserve">, N. H. Carter, and J. S. </w:t>
      </w:r>
      <w:proofErr w:type="spellStart"/>
      <w:r w:rsidRPr="002505DE">
        <w:rPr>
          <w:rFonts w:eastAsia="Times New Roman"/>
          <w:color w:val="222222"/>
          <w:shd w:val="clear" w:color="auto" w:fill="FFFFFF"/>
        </w:rPr>
        <w:t>Brashares</w:t>
      </w:r>
      <w:proofErr w:type="spellEnd"/>
      <w:r w:rsidRPr="002505DE">
        <w:rPr>
          <w:rFonts w:eastAsia="Times New Roman"/>
          <w:color w:val="222222"/>
          <w:shd w:val="clear" w:color="auto" w:fill="FFFFFF"/>
        </w:rPr>
        <w:t>.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Hebblewhite</w:t>
      </w:r>
      <w:proofErr w:type="spellEnd"/>
      <w:r w:rsidRPr="002505DE">
        <w:rPr>
          <w:rFonts w:eastAsia="Times New Roman"/>
          <w:color w:val="000000"/>
        </w:rPr>
        <w:t xml:space="preserv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xml:space="preserve">, E. O. Garton, D. M. Montgomery, J. R. </w:t>
      </w:r>
      <w:proofErr w:type="spellStart"/>
      <w:r w:rsidRPr="002505DE">
        <w:rPr>
          <w:rFonts w:eastAsia="Times New Roman"/>
          <w:color w:val="222222"/>
          <w:shd w:val="clear" w:color="auto" w:fill="FFFFFF"/>
        </w:rPr>
        <w:t>Skalski</w:t>
      </w:r>
      <w:proofErr w:type="spellEnd"/>
      <w:r w:rsidRPr="002505DE">
        <w:rPr>
          <w:rFonts w:eastAsia="Times New Roman"/>
          <w:color w:val="222222"/>
          <w:shd w:val="clear" w:color="auto" w:fill="FFFFFF"/>
        </w:rPr>
        <w:t xml:space="preserve">, and C. L. </w:t>
      </w:r>
      <w:proofErr w:type="spellStart"/>
      <w:r w:rsidRPr="002505DE">
        <w:rPr>
          <w:rFonts w:eastAsia="Times New Roman"/>
          <w:color w:val="222222"/>
          <w:shd w:val="clear" w:color="auto" w:fill="FFFFFF"/>
        </w:rPr>
        <w:t>Maycock</w:t>
      </w:r>
      <w:proofErr w:type="spellEnd"/>
      <w:r w:rsidRPr="002505DE">
        <w:rPr>
          <w:rFonts w:eastAsia="Times New Roman"/>
          <w:color w:val="222222"/>
          <w:shd w:val="clear" w:color="auto" w:fill="FFFFFF"/>
        </w:rPr>
        <w:t xml:space="preserve">.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Johnson, H. E., J. R. </w:t>
      </w:r>
      <w:proofErr w:type="spellStart"/>
      <w:r w:rsidRPr="002505DE">
        <w:rPr>
          <w:rFonts w:eastAsia="Times New Roman"/>
          <w:color w:val="222222"/>
          <w:shd w:val="clear" w:color="auto" w:fill="FFFFFF"/>
        </w:rPr>
        <w:t>Sushinsky</w:t>
      </w:r>
      <w:proofErr w:type="spellEnd"/>
      <w:r w:rsidRPr="002505DE">
        <w:rPr>
          <w:rFonts w:eastAsia="Times New Roman"/>
          <w:color w:val="222222"/>
          <w:shd w:val="clear" w:color="auto" w:fill="FFFFFF"/>
        </w:rPr>
        <w:t>,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proofErr w:type="spellStart"/>
      <w:r w:rsidRPr="002505DE">
        <w:rPr>
          <w:rFonts w:eastAsia="Times New Roman"/>
          <w:color w:val="1C1D1E"/>
          <w:shd w:val="clear" w:color="auto" w:fill="FFFFFF"/>
        </w:rPr>
        <w:t>Kalies</w:t>
      </w:r>
      <w:proofErr w:type="spellEnd"/>
      <w:r w:rsidRPr="002505DE">
        <w:rPr>
          <w:rFonts w:eastAsia="Times New Roman"/>
          <w:color w:val="1C1D1E"/>
          <w:shd w:val="clear" w:color="auto" w:fill="FFFFFF"/>
        </w:rPr>
        <w:t xml:space="preserve">,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proofErr w:type="spellStart"/>
      <w:r w:rsidRPr="002505DE">
        <w:rPr>
          <w:rFonts w:eastAsia="Times New Roman"/>
          <w:color w:val="1C1D1E"/>
          <w:shd w:val="clear" w:color="auto" w:fill="FFFFFF"/>
        </w:rPr>
        <w:t>Millspaugh</w:t>
      </w:r>
      <w:proofErr w:type="spellEnd"/>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proofErr w:type="spellStart"/>
      <w:r w:rsidRPr="002505DE">
        <w:rPr>
          <w:rFonts w:eastAsia="Times New Roman"/>
          <w:color w:val="1C1D1E"/>
          <w:shd w:val="clear" w:color="auto" w:fill="FFFFFF"/>
        </w:rPr>
        <w:t>McShea</w:t>
      </w:r>
      <w:proofErr w:type="spellEnd"/>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Kohl, M. T., T. K. Ruth, M. C. Metz, D. R. </w:t>
      </w:r>
      <w:proofErr w:type="spellStart"/>
      <w:r w:rsidRPr="002505DE">
        <w:rPr>
          <w:rFonts w:eastAsia="Times New Roman"/>
          <w:color w:val="222222"/>
          <w:shd w:val="clear" w:color="auto" w:fill="FFFFFF"/>
        </w:rPr>
        <w:t>Stahler</w:t>
      </w:r>
      <w:proofErr w:type="spellEnd"/>
      <w:r w:rsidRPr="002505DE">
        <w:rPr>
          <w:rFonts w:eastAsia="Times New Roman"/>
          <w:color w:val="222222"/>
          <w:shd w:val="clear" w:color="auto" w:fill="FFFFFF"/>
        </w:rPr>
        <w:t xml:space="preserve">, D. W. Smith, P. J. White, and D. R. </w:t>
      </w:r>
      <w:proofErr w:type="spellStart"/>
      <w:r w:rsidRPr="002505DE">
        <w:rPr>
          <w:rFonts w:eastAsia="Times New Roman"/>
          <w:color w:val="222222"/>
          <w:shd w:val="clear" w:color="auto" w:fill="FFFFFF"/>
        </w:rPr>
        <w:t>MacNulty</w:t>
      </w:r>
      <w:proofErr w:type="spellEnd"/>
      <w:r w:rsidRPr="002505DE">
        <w:rPr>
          <w:rFonts w:eastAsia="Times New Roman"/>
          <w:color w:val="222222"/>
          <w:shd w:val="clear" w:color="auto" w:fill="FFFFFF"/>
        </w:rPr>
        <w:t>.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proofErr w:type="spellStart"/>
      <w:r w:rsidRPr="002505DE">
        <w:rPr>
          <w:rFonts w:eastAsia="Times New Roman"/>
          <w:color w:val="000000"/>
        </w:rPr>
        <w:lastRenderedPageBreak/>
        <w:t>Kreye</w:t>
      </w:r>
      <w:proofErr w:type="spellEnd"/>
      <w:r w:rsidRPr="002505DE">
        <w:rPr>
          <w:rFonts w:eastAsia="Times New Roman"/>
          <w:color w:val="000000"/>
        </w:rPr>
        <w:t>,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Ladle, A., T. </w:t>
      </w:r>
      <w:proofErr w:type="spellStart"/>
      <w:r w:rsidRPr="00724CD0">
        <w:rPr>
          <w:color w:val="222222"/>
          <w:shd w:val="clear" w:color="auto" w:fill="FFFFFF"/>
        </w:rPr>
        <w:t>Avgar</w:t>
      </w:r>
      <w:proofErr w:type="spellEnd"/>
      <w:r w:rsidRPr="00724CD0">
        <w:rPr>
          <w:color w:val="222222"/>
          <w:shd w:val="clear" w:color="auto" w:fill="FFFFFF"/>
        </w:rPr>
        <w:t xml:space="preserve">, M. Wheatley, G. B. Stenhouse, S. E. Nielsen, and M. S. Boyce. 2019. Grizzly bear response to </w:t>
      </w:r>
      <w:proofErr w:type="spellStart"/>
      <w:r w:rsidRPr="00724CD0">
        <w:rPr>
          <w:color w:val="222222"/>
          <w:shd w:val="clear" w:color="auto" w:fill="FFFFFF"/>
        </w:rPr>
        <w:t>spatio</w:t>
      </w:r>
      <w:proofErr w:type="spellEnd"/>
      <w:r w:rsidRPr="00724CD0">
        <w:rPr>
          <w:color w:val="222222"/>
          <w:shd w:val="clear" w:color="auto" w:fill="FFFFFF"/>
        </w:rPr>
        <w:t>-temporal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Larson, C. L., S. E. Reed, A. M. </w:t>
      </w:r>
      <w:proofErr w:type="spellStart"/>
      <w:r w:rsidRPr="002505DE">
        <w:rPr>
          <w:rFonts w:eastAsia="Times New Roman"/>
          <w:color w:val="222222"/>
          <w:shd w:val="clear" w:color="auto" w:fill="FFFFFF"/>
        </w:rPr>
        <w:t>Merenlender</w:t>
      </w:r>
      <w:proofErr w:type="spellEnd"/>
      <w:r w:rsidRPr="002505DE">
        <w:rPr>
          <w:rFonts w:eastAsia="Times New Roman"/>
          <w:color w:val="222222"/>
          <w:shd w:val="clear" w:color="auto" w:fill="FFFFFF"/>
        </w:rPr>
        <w:t>,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 xml:space="preserve">Larson, C. L., S. E. Reed, A. M. </w:t>
      </w:r>
      <w:proofErr w:type="spellStart"/>
      <w:r w:rsidRPr="00724CD0">
        <w:rPr>
          <w:color w:val="222222"/>
          <w:shd w:val="clear" w:color="auto" w:fill="FFFFFF"/>
        </w:rPr>
        <w:t>Merenlender</w:t>
      </w:r>
      <w:proofErr w:type="spellEnd"/>
      <w:r w:rsidRPr="00724CD0">
        <w:rPr>
          <w:color w:val="222222"/>
          <w:shd w:val="clear" w:color="auto" w:fill="FFFFFF"/>
        </w:rPr>
        <w:t>,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Laundre</w:t>
      </w:r>
      <w:proofErr w:type="spellEnd"/>
      <w:r w:rsidRPr="00724CD0">
        <w:rPr>
          <w:color w:val="222222"/>
          <w:shd w:val="clear" w:color="auto" w:fill="FFFFFF"/>
        </w:rPr>
        <w:t>,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Lesmerises</w:t>
      </w:r>
      <w:proofErr w:type="spellEnd"/>
      <w:r w:rsidRPr="002505DE">
        <w:rPr>
          <w:rFonts w:eastAsia="Times New Roman"/>
          <w:color w:val="222222"/>
          <w:shd w:val="clear" w:color="auto" w:fill="FFFFFF"/>
        </w:rPr>
        <w:t>,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Leu, M., S. E. </w:t>
      </w:r>
      <w:proofErr w:type="spellStart"/>
      <w:r w:rsidRPr="002505DE">
        <w:rPr>
          <w:rFonts w:eastAsia="Times New Roman"/>
          <w:color w:val="222222"/>
          <w:shd w:val="clear" w:color="auto" w:fill="FFFFFF"/>
        </w:rPr>
        <w:t>Hanser</w:t>
      </w:r>
      <w:proofErr w:type="spellEnd"/>
      <w:r w:rsidRPr="002505DE">
        <w:rPr>
          <w:rFonts w:eastAsia="Times New Roman"/>
          <w:color w:val="222222"/>
          <w:shd w:val="clear" w:color="auto" w:fill="FFFFFF"/>
        </w:rPr>
        <w:t>,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xml:space="preserve">,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proofErr w:type="spellStart"/>
      <w:r w:rsidRPr="002505DE">
        <w:rPr>
          <w:rFonts w:eastAsia="Times New Roman"/>
          <w:color w:val="222222"/>
          <w:shd w:val="clear" w:color="auto" w:fill="FFFFFF"/>
        </w:rPr>
        <w:t>Loonam</w:t>
      </w:r>
      <w:proofErr w:type="spellEnd"/>
      <w:r w:rsidRPr="002505DE">
        <w:rPr>
          <w:rFonts w:eastAsia="Times New Roman"/>
          <w:color w:val="222222"/>
          <w:shd w:val="clear" w:color="auto" w:fill="FFFFFF"/>
        </w:rPr>
        <w:t xml:space="preserve">, K. E., P. M. Lukacs, D. E. </w:t>
      </w:r>
      <w:proofErr w:type="spellStart"/>
      <w:r w:rsidRPr="002505DE">
        <w:rPr>
          <w:rFonts w:eastAsia="Times New Roman"/>
          <w:color w:val="222222"/>
          <w:shd w:val="clear" w:color="auto" w:fill="FFFFFF"/>
        </w:rPr>
        <w:t>Ausband</w:t>
      </w:r>
      <w:proofErr w:type="spellEnd"/>
      <w:r w:rsidRPr="002505DE">
        <w:rPr>
          <w:rFonts w:eastAsia="Times New Roman"/>
          <w:color w:val="222222"/>
          <w:shd w:val="clear" w:color="auto" w:fill="FFFFFF"/>
        </w:rPr>
        <w:t>,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proofErr w:type="spellStart"/>
      <w:r>
        <w:t>Mallord</w:t>
      </w:r>
      <w:proofErr w:type="spellEnd"/>
      <w:r>
        <w:t xml:space="preserve">, J. W., P. M. Dolman, A. Brown, and W. J. Sutherland. 2007. Quantifying density dependence in a bird population using human disturbance. </w:t>
      </w:r>
      <w:proofErr w:type="spellStart"/>
      <w:r>
        <w:t>Oecologia</w:t>
      </w:r>
      <w:proofErr w:type="spellEnd"/>
      <w:r>
        <w:t xml:space="preserve">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Marion, S., A. Davies, U. </w:t>
      </w:r>
      <w:proofErr w:type="spellStart"/>
      <w:r w:rsidRPr="002505DE">
        <w:rPr>
          <w:rFonts w:eastAsia="Times New Roman"/>
          <w:color w:val="222222"/>
          <w:shd w:val="clear" w:color="auto" w:fill="FFFFFF"/>
        </w:rPr>
        <w:t>Demšar</w:t>
      </w:r>
      <w:proofErr w:type="spellEnd"/>
      <w:r w:rsidRPr="002505DE">
        <w:rPr>
          <w:rFonts w:eastAsia="Times New Roman"/>
          <w:color w:val="222222"/>
          <w:shd w:val="clear" w:color="auto" w:fill="FFFFFF"/>
        </w:rPr>
        <w:t>,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McGarigal</w:t>
      </w:r>
      <w:proofErr w:type="spellEnd"/>
      <w:r w:rsidRPr="002505DE">
        <w:rPr>
          <w:rFonts w:eastAsia="Times New Roman"/>
          <w:color w:val="222222"/>
          <w:shd w:val="clear" w:color="auto" w:fill="FFFFFF"/>
        </w:rPr>
        <w:t>,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Merrill, E., J. Killeen, J. Pettit, M. Trottier, H. Martin, J. Berg, H. Bohm, S. </w:t>
      </w:r>
      <w:proofErr w:type="spellStart"/>
      <w:r w:rsidRPr="002505DE">
        <w:rPr>
          <w:rFonts w:eastAsia="Times New Roman"/>
          <w:color w:val="222222"/>
          <w:shd w:val="clear" w:color="auto" w:fill="FFFFFF"/>
        </w:rPr>
        <w:t>Eggeman</w:t>
      </w:r>
      <w:proofErr w:type="spellEnd"/>
      <w:r w:rsidRPr="002505DE">
        <w:rPr>
          <w:rFonts w:eastAsia="Times New Roman"/>
          <w:color w:val="222222"/>
          <w:shd w:val="clear" w:color="auto" w:fill="FFFFFF"/>
        </w:rPr>
        <w:t xml:space="preserve">, and M. </w:t>
      </w:r>
      <w:proofErr w:type="spellStart"/>
      <w:r w:rsidRPr="002505DE">
        <w:rPr>
          <w:rFonts w:eastAsia="Times New Roman"/>
          <w:color w:val="222222"/>
          <w:shd w:val="clear" w:color="auto" w:fill="FFFFFF"/>
        </w:rPr>
        <w:t>Hebblewhite</w:t>
      </w:r>
      <w:proofErr w:type="spellEnd"/>
      <w:r w:rsidRPr="002505DE">
        <w:rPr>
          <w:rFonts w:eastAsia="Times New Roman"/>
          <w:color w:val="222222"/>
          <w:shd w:val="clear" w:color="auto" w:fill="FFFFFF"/>
        </w:rPr>
        <w:t>.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Miller, R. F., J. C. Chambers, L. Evers, C. J. Williams, K. A. Snyder, B. A. Roundy, and F. B. Pierson. 2019. The ecology, history, ecohydrology, and management of pinyon and juniper woodlands in the great basin and northern Colorado plateau of the </w:t>
      </w:r>
      <w:r w:rsidRPr="002505DE">
        <w:rPr>
          <w:rFonts w:eastAsia="Times New Roman"/>
          <w:color w:val="222222"/>
          <w:shd w:val="clear" w:color="auto" w:fill="FFFFFF"/>
        </w:rPr>
        <w:lastRenderedPageBreak/>
        <w:t>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Moeller, A. K., and P. M. Lukacs. 2022. </w:t>
      </w:r>
      <w:proofErr w:type="spellStart"/>
      <w:r w:rsidRPr="002505DE">
        <w:rPr>
          <w:rFonts w:eastAsia="Times New Roman"/>
          <w:color w:val="222222"/>
          <w:shd w:val="clear" w:color="auto" w:fill="FFFFFF"/>
        </w:rPr>
        <w:t>spaceNtime</w:t>
      </w:r>
      <w:proofErr w:type="spellEnd"/>
      <w:r w:rsidRPr="002505DE">
        <w:rPr>
          <w:rFonts w:eastAsia="Times New Roman"/>
          <w:color w:val="222222"/>
          <w:shd w:val="clear" w:color="auto" w:fill="FFFFFF"/>
        </w:rPr>
        <w:t>: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proofErr w:type="spellStart"/>
      <w:r>
        <w:rPr>
          <w:color w:val="222222"/>
          <w:shd w:val="clear" w:color="auto" w:fill="FFFFFF"/>
        </w:rPr>
        <w:t>E</w:t>
      </w:r>
      <w:r w:rsidRPr="00724CD0">
        <w:rPr>
          <w:color w:val="222222"/>
          <w:shd w:val="clear" w:color="auto" w:fill="FFFFFF"/>
        </w:rPr>
        <w:t>ltonian</w:t>
      </w:r>
      <w:proofErr w:type="spellEnd"/>
      <w:r w:rsidRPr="00724CD0">
        <w:rPr>
          <w:color w:val="222222"/>
          <w:shd w:val="clear" w:color="auto" w:fill="FFFFFF"/>
        </w:rPr>
        <w:t xml:space="preserve"> niche of humans. </w:t>
      </w:r>
      <w:proofErr w:type="spellStart"/>
      <w:r w:rsidRPr="00724CD0">
        <w:rPr>
          <w:color w:val="222222"/>
          <w:shd w:val="clear" w:color="auto" w:fill="FFFFFF"/>
        </w:rPr>
        <w:t>BioScience</w:t>
      </w:r>
      <w:proofErr w:type="spellEnd"/>
      <w:r w:rsidRPr="00724CD0">
        <w:rPr>
          <w:color w:val="222222"/>
          <w:shd w:val="clear" w:color="auto" w:fill="FFFFFF"/>
        </w:rPr>
        <w:t xml:space="preserv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w:t>
      </w:r>
      <w:proofErr w:type="spellStart"/>
      <w:r w:rsidRPr="002505DE">
        <w:rPr>
          <w:rFonts w:eastAsia="Times New Roman"/>
          <w:color w:val="222222"/>
          <w:shd w:val="clear" w:color="auto" w:fill="FFFFFF"/>
        </w:rPr>
        <w:t>Kie</w:t>
      </w:r>
      <w:proofErr w:type="spellEnd"/>
      <w:r w:rsidRPr="002505DE">
        <w:rPr>
          <w:rFonts w:eastAsia="Times New Roman"/>
          <w:color w:val="222222"/>
          <w:shd w:val="clear" w:color="auto" w:fill="FFFFFF"/>
        </w:rPr>
        <w:t xml:space="preserv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lastRenderedPageBreak/>
        <w:t>Monz</w:t>
      </w:r>
      <w:proofErr w:type="spellEnd"/>
      <w:r w:rsidRPr="002505DE">
        <w:rPr>
          <w:rFonts w:eastAsia="Times New Roman"/>
          <w:color w:val="222222"/>
          <w:shd w:val="clear" w:color="auto" w:fill="FFFFFF"/>
        </w:rPr>
        <w:t xml:space="preserve">, C. A., C. M. Pickering, and W. L. </w:t>
      </w:r>
      <w:proofErr w:type="spellStart"/>
      <w:r w:rsidRPr="002505DE">
        <w:rPr>
          <w:rFonts w:eastAsia="Times New Roman"/>
          <w:color w:val="222222"/>
          <w:shd w:val="clear" w:color="auto" w:fill="FFFFFF"/>
        </w:rPr>
        <w:t>Hadwen</w:t>
      </w:r>
      <w:proofErr w:type="spellEnd"/>
      <w:r w:rsidRPr="002505DE">
        <w:rPr>
          <w:rFonts w:eastAsia="Times New Roman"/>
          <w:color w:val="222222"/>
          <w:shd w:val="clear" w:color="auto" w:fill="FFFFFF"/>
        </w:rPr>
        <w:t>.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Moraga, A. D., A. E. Martin, and L. </w:t>
      </w:r>
      <w:proofErr w:type="spellStart"/>
      <w:r w:rsidRPr="002505DE">
        <w:rPr>
          <w:rFonts w:eastAsia="Times New Roman"/>
          <w:color w:val="222222"/>
          <w:shd w:val="clear" w:color="auto" w:fill="FFFFFF"/>
        </w:rPr>
        <w:t>Fahrig</w:t>
      </w:r>
      <w:proofErr w:type="spellEnd"/>
      <w:r w:rsidRPr="002505DE">
        <w:rPr>
          <w:rFonts w:eastAsia="Times New Roman"/>
          <w:color w:val="222222"/>
          <w:shd w:val="clear" w:color="auto" w:fill="FFFFFF"/>
        </w:rPr>
        <w:t>.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w:t>
      </w:r>
      <w:proofErr w:type="spellStart"/>
      <w:r w:rsidRPr="002505DE">
        <w:rPr>
          <w:rFonts w:eastAsia="Times New Roman"/>
          <w:color w:val="222222"/>
          <w:shd w:val="clear" w:color="auto" w:fill="FFFFFF"/>
        </w:rPr>
        <w:t>Ngoprasert</w:t>
      </w:r>
      <w:proofErr w:type="spellEnd"/>
      <w:r w:rsidRPr="002505DE">
        <w:rPr>
          <w:rFonts w:eastAsia="Times New Roman"/>
          <w:color w:val="222222"/>
          <w:shd w:val="clear" w:color="auto" w:fill="FFFFFF"/>
        </w:rPr>
        <w:t xml:space="preserve">, A. K. Fuller, B. McLellan, R. Steinmetz, S. Sharma, D. </w:t>
      </w:r>
      <w:proofErr w:type="spellStart"/>
      <w:r w:rsidRPr="002505DE">
        <w:rPr>
          <w:rFonts w:eastAsia="Times New Roman"/>
          <w:color w:val="222222"/>
          <w:shd w:val="clear" w:color="auto" w:fill="FFFFFF"/>
        </w:rPr>
        <w:t>Garshelis</w:t>
      </w:r>
      <w:proofErr w:type="spellEnd"/>
      <w:r w:rsidRPr="002505DE">
        <w:rPr>
          <w:rFonts w:eastAsia="Times New Roman"/>
          <w:color w:val="222222"/>
          <w:shd w:val="clear" w:color="auto" w:fill="FFFFFF"/>
        </w:rPr>
        <w:t xml:space="preserve">, A. </w:t>
      </w:r>
      <w:proofErr w:type="spellStart"/>
      <w:r w:rsidRPr="002505DE">
        <w:rPr>
          <w:rFonts w:eastAsia="Times New Roman"/>
          <w:color w:val="222222"/>
          <w:shd w:val="clear" w:color="auto" w:fill="FFFFFF"/>
        </w:rPr>
        <w:t>Gopalaswamy</w:t>
      </w:r>
      <w:proofErr w:type="spellEnd"/>
      <w:r w:rsidRPr="002505DE">
        <w:rPr>
          <w:rFonts w:eastAsia="Times New Roman"/>
          <w:color w:val="222222"/>
          <w:shd w:val="clear" w:color="auto" w:fill="FFFFFF"/>
        </w:rPr>
        <w:t xml:space="preserve">, M. A. Nawaz, and U. </w:t>
      </w:r>
      <w:proofErr w:type="spellStart"/>
      <w:r w:rsidRPr="002505DE">
        <w:rPr>
          <w:rFonts w:eastAsia="Times New Roman"/>
          <w:color w:val="222222"/>
          <w:shd w:val="clear" w:color="auto" w:fill="FFFFFF"/>
        </w:rPr>
        <w:t>Karanth</w:t>
      </w:r>
      <w:proofErr w:type="spellEnd"/>
      <w:r w:rsidRPr="002505DE">
        <w:rPr>
          <w:rFonts w:eastAsia="Times New Roman"/>
          <w:color w:val="222222"/>
          <w:shd w:val="clear" w:color="auto" w:fill="FFFFFF"/>
        </w:rPr>
        <w:t xml:space="preserve">.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 xml:space="preserve">Muhly, T. B., C. </w:t>
      </w:r>
      <w:proofErr w:type="spellStart"/>
      <w:r>
        <w:t>Semeniuk</w:t>
      </w:r>
      <w:proofErr w:type="spellEnd"/>
      <w:r>
        <w:t xml:space="preserve">, A. </w:t>
      </w:r>
      <w:proofErr w:type="spellStart"/>
      <w:r>
        <w:t>Massolo</w:t>
      </w:r>
      <w:proofErr w:type="spellEnd"/>
      <w:r>
        <w:t xml:space="preserve">, L. Hickman, and M. </w:t>
      </w:r>
      <w:proofErr w:type="spellStart"/>
      <w:r>
        <w:t>Musiani</w:t>
      </w:r>
      <w:proofErr w:type="spellEnd"/>
      <w:r>
        <w:t>.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M. L. Allen,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Nickel, B. A., J. P. </w:t>
      </w:r>
      <w:proofErr w:type="spellStart"/>
      <w:r w:rsidRPr="002505DE">
        <w:rPr>
          <w:rFonts w:eastAsia="Times New Roman"/>
          <w:color w:val="222222"/>
          <w:shd w:val="clear" w:color="auto" w:fill="FFFFFF"/>
        </w:rPr>
        <w:t>Suraci</w:t>
      </w:r>
      <w:proofErr w:type="spellEnd"/>
      <w:r w:rsidRPr="002505DE">
        <w:rPr>
          <w:rFonts w:eastAsia="Times New Roman"/>
          <w:color w:val="222222"/>
          <w:shd w:val="clear" w:color="auto" w:fill="FFFFFF"/>
        </w:rPr>
        <w:t xml:space="preserve">, A. C. Nisi, and C. C. </w:t>
      </w:r>
      <w:proofErr w:type="spellStart"/>
      <w:r w:rsidRPr="002505DE">
        <w:rPr>
          <w:rFonts w:eastAsia="Times New Roman"/>
          <w:color w:val="222222"/>
          <w:shd w:val="clear" w:color="auto" w:fill="FFFFFF"/>
        </w:rPr>
        <w:t>Wilmers</w:t>
      </w:r>
      <w:proofErr w:type="spellEnd"/>
      <w:r w:rsidRPr="002505DE">
        <w:rPr>
          <w:rFonts w:eastAsia="Times New Roman"/>
          <w:color w:val="222222"/>
          <w:shd w:val="clear" w:color="auto" w:fill="FFFFFF"/>
        </w:rPr>
        <w:t>.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w:t>
      </w:r>
      <w:proofErr w:type="spellStart"/>
      <w:r w:rsidRPr="002505DE">
        <w:rPr>
          <w:rFonts w:eastAsia="Times New Roman"/>
          <w:color w:val="222222"/>
          <w:shd w:val="clear" w:color="auto" w:fill="FFFFFF"/>
        </w:rPr>
        <w:t>Akre</w:t>
      </w:r>
      <w:proofErr w:type="spellEnd"/>
      <w:r w:rsidRPr="002505DE">
        <w:rPr>
          <w:rFonts w:eastAsia="Times New Roman"/>
          <w:color w:val="222222"/>
          <w:shd w:val="clear" w:color="auto" w:fill="FFFFFF"/>
        </w:rPr>
        <w:t xml:space="preserve">, J. Drescher-Lehman, E. </w:t>
      </w:r>
      <w:proofErr w:type="spellStart"/>
      <w:r w:rsidRPr="002505DE">
        <w:rPr>
          <w:rFonts w:eastAsia="Times New Roman"/>
          <w:color w:val="222222"/>
          <w:shd w:val="clear" w:color="auto" w:fill="FFFFFF"/>
        </w:rPr>
        <w:t>Gurarie</w:t>
      </w:r>
      <w:proofErr w:type="spellEnd"/>
      <w:r w:rsidRPr="002505DE">
        <w:rPr>
          <w:rFonts w:eastAsia="Times New Roman"/>
          <w:color w:val="222222"/>
          <w:shd w:val="clear" w:color="auto" w:fill="FFFFFF"/>
        </w:rPr>
        <w:t xml:space="preserv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547FDB5" w14:textId="3770D49E" w:rsidR="003A62E5" w:rsidRPr="002505DE" w:rsidRDefault="003A62E5" w:rsidP="00167887">
      <w:pPr>
        <w:spacing w:before="180" w:line="480" w:lineRule="auto"/>
        <w:ind w:left="835" w:hanging="835"/>
        <w:rPr>
          <w:rFonts w:eastAsia="Times New Roman"/>
        </w:rPr>
      </w:pPr>
      <w:proofErr w:type="spellStart"/>
      <w:r w:rsidRPr="003A62E5">
        <w:rPr>
          <w:rFonts w:eastAsia="Times New Roman"/>
        </w:rPr>
        <w:t>Pebesma</w:t>
      </w:r>
      <w:proofErr w:type="spellEnd"/>
      <w:r w:rsidRPr="003A62E5">
        <w:rPr>
          <w:rFonts w:eastAsia="Times New Roman"/>
        </w:rPr>
        <w:t xml:space="preserve"> E (2018). “Simple Features for R: Standardized Support for Spatial Vector Data.” </w:t>
      </w:r>
      <w:r w:rsidRPr="003A62E5">
        <w:rPr>
          <w:rFonts w:eastAsia="Times New Roman"/>
          <w:i/>
          <w:iCs/>
        </w:rPr>
        <w:t>The R Journal</w:t>
      </w:r>
      <w:r w:rsidRPr="003A62E5">
        <w:rPr>
          <w:rFonts w:eastAsia="Times New Roman"/>
        </w:rPr>
        <w:t>, </w:t>
      </w:r>
      <w:r w:rsidRPr="003A62E5">
        <w:rPr>
          <w:rFonts w:eastAsia="Times New Roman"/>
          <w:b/>
          <w:bCs/>
        </w:rPr>
        <w:t>10</w:t>
      </w:r>
      <w:r w:rsidRPr="003A62E5">
        <w:rPr>
          <w:rFonts w:eastAsia="Times New Roman"/>
        </w:rPr>
        <w:t>(1), 439–446. </w:t>
      </w:r>
      <w:hyperlink r:id="rId20" w:history="1">
        <w:r w:rsidRPr="003A62E5">
          <w:rPr>
            <w:rStyle w:val="Hyperlink"/>
            <w:rFonts w:eastAsia="Times New Roman"/>
          </w:rPr>
          <w:t>doi:10.32614/RJ-2018-009</w:t>
        </w:r>
      </w:hyperlink>
      <w:r w:rsidRPr="003A62E5">
        <w:rPr>
          <w:rFonts w:eastAsia="Times New Roman"/>
        </w:rPr>
        <w:t>, </w:t>
      </w:r>
      <w:hyperlink r:id="rId21" w:history="1">
        <w:r w:rsidRPr="003A62E5">
          <w:rPr>
            <w:rStyle w:val="Hyperlink"/>
            <w:rFonts w:eastAsia="Times New Roman"/>
          </w:rPr>
          <w:t>https://doi.org/10.32614/RJ-2018-009</w:t>
        </w:r>
      </w:hyperlink>
      <w:r w:rsidRPr="003A62E5">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w:t>
      </w:r>
      <w:proofErr w:type="spellStart"/>
      <w:r w:rsidRPr="002505DE">
        <w:rPr>
          <w:rFonts w:eastAsia="Times New Roman"/>
          <w:color w:val="222222"/>
          <w:shd w:val="clear" w:color="auto" w:fill="FFFFFF"/>
        </w:rPr>
        <w:t>nlme</w:t>
      </w:r>
      <w:proofErr w:type="spellEnd"/>
      <w:r w:rsidRPr="002505DE">
        <w:rPr>
          <w:rFonts w:eastAsia="Times New Roman"/>
          <w:color w:val="222222"/>
          <w:shd w:val="clear" w:color="auto" w:fill="FFFFFF"/>
        </w:rPr>
        <w:t xml:space="preserv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Phillips, G. E., and A. W. </w:t>
      </w:r>
      <w:proofErr w:type="spellStart"/>
      <w:r w:rsidRPr="002505DE">
        <w:rPr>
          <w:rFonts w:eastAsia="Times New Roman"/>
          <w:color w:val="222222"/>
          <w:shd w:val="clear" w:color="auto" w:fill="FFFFFF"/>
        </w:rPr>
        <w:t>Alldredge</w:t>
      </w:r>
      <w:proofErr w:type="spellEnd"/>
      <w:r w:rsidRPr="002505DE">
        <w:rPr>
          <w:rFonts w:eastAsia="Times New Roman"/>
          <w:color w:val="222222"/>
          <w:shd w:val="clear" w:color="auto" w:fill="FFFFFF"/>
        </w:rPr>
        <w:t xml:space="preserv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Price, M. V., E. H. </w:t>
      </w:r>
      <w:proofErr w:type="spellStart"/>
      <w:r w:rsidRPr="002505DE">
        <w:rPr>
          <w:rFonts w:eastAsia="Times New Roman"/>
          <w:color w:val="222222"/>
          <w:shd w:val="clear" w:color="auto" w:fill="FFFFFF"/>
        </w:rPr>
        <w:t>Strombom</w:t>
      </w:r>
      <w:proofErr w:type="spellEnd"/>
      <w:r w:rsidRPr="002505DE">
        <w:rPr>
          <w:rFonts w:eastAsia="Times New Roman"/>
          <w:color w:val="222222"/>
          <w:shd w:val="clear" w:color="auto" w:fill="FFFFFF"/>
        </w:rPr>
        <w:t>,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 xml:space="preserve">Reed, S. E., and A. M. </w:t>
      </w:r>
      <w:proofErr w:type="spellStart"/>
      <w:r>
        <w:t>Merenlender</w:t>
      </w:r>
      <w:proofErr w:type="spellEnd"/>
      <w:r>
        <w:t>.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w:t>
      </w:r>
      <w:proofErr w:type="spellStart"/>
      <w:r w:rsidRPr="002505DE">
        <w:rPr>
          <w:rFonts w:eastAsia="Times New Roman"/>
          <w:color w:val="222222"/>
          <w:shd w:val="clear" w:color="auto" w:fill="FFFFFF"/>
        </w:rPr>
        <w:t>Leimgruber</w:t>
      </w:r>
      <w:proofErr w:type="spellEnd"/>
      <w:r w:rsidRPr="002505DE">
        <w:rPr>
          <w:rFonts w:eastAsia="Times New Roman"/>
          <w:color w:val="222222"/>
          <w:shd w:val="clear" w:color="auto" w:fill="FFFFFF"/>
        </w:rPr>
        <w:t xml:space="preserve">.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22222"/>
          <w:shd w:val="clear" w:color="auto" w:fill="FFFFFF"/>
        </w:rPr>
        <w:t>Romme</w:t>
      </w:r>
      <w:proofErr w:type="spellEnd"/>
      <w:r w:rsidRPr="002505DE">
        <w:rPr>
          <w:rFonts w:eastAsia="Times New Roman"/>
          <w:color w:val="222222"/>
          <w:shd w:val="clear" w:color="auto" w:fill="FFFFFF"/>
        </w:rPr>
        <w:t xml:space="preserve">, W. H., C. D. Allen, J. D. Bailey, W. L. Baker, B. T. </w:t>
      </w:r>
      <w:proofErr w:type="spellStart"/>
      <w:r w:rsidRPr="002505DE">
        <w:rPr>
          <w:rFonts w:eastAsia="Times New Roman"/>
          <w:color w:val="222222"/>
          <w:shd w:val="clear" w:color="auto" w:fill="FFFFFF"/>
        </w:rPr>
        <w:t>Bestelmeyer</w:t>
      </w:r>
      <w:proofErr w:type="spellEnd"/>
      <w:r w:rsidRPr="002505DE">
        <w:rPr>
          <w:rFonts w:eastAsia="Times New Roman"/>
          <w:color w:val="222222"/>
          <w:shd w:val="clear" w:color="auto" w:fill="FFFFFF"/>
        </w:rPr>
        <w:t xml:space="preserve">, P. M. Brown, K. S. </w:t>
      </w:r>
      <w:proofErr w:type="spellStart"/>
      <w:r w:rsidRPr="002505DE">
        <w:rPr>
          <w:rFonts w:eastAsia="Times New Roman"/>
          <w:color w:val="222222"/>
          <w:shd w:val="clear" w:color="auto" w:fill="FFFFFF"/>
        </w:rPr>
        <w:t>Eisenhart</w:t>
      </w:r>
      <w:proofErr w:type="spellEnd"/>
      <w:r w:rsidRPr="002505DE">
        <w:rPr>
          <w:rFonts w:eastAsia="Times New Roman"/>
          <w:color w:val="222222"/>
          <w:shd w:val="clear" w:color="auto" w:fill="FFFFFF"/>
        </w:rPr>
        <w:t xml:space="preserve">, M. L. Floyd, D. W. Huffman, B. F. Jacobs, R. F. Miller, E. H. </w:t>
      </w:r>
      <w:proofErr w:type="spellStart"/>
      <w:r w:rsidRPr="002505DE">
        <w:rPr>
          <w:rFonts w:eastAsia="Times New Roman"/>
          <w:color w:val="222222"/>
          <w:shd w:val="clear" w:color="auto" w:fill="FFFFFF"/>
        </w:rPr>
        <w:t>Muldavin</w:t>
      </w:r>
      <w:proofErr w:type="spellEnd"/>
      <w:r w:rsidRPr="002505DE">
        <w:rPr>
          <w:rFonts w:eastAsia="Times New Roman"/>
          <w:color w:val="222222"/>
          <w:shd w:val="clear" w:color="auto" w:fill="FFFFFF"/>
        </w:rPr>
        <w:t xml:space="preserve">, T. W. </w:t>
      </w:r>
      <w:proofErr w:type="spellStart"/>
      <w:r w:rsidRPr="002505DE">
        <w:rPr>
          <w:rFonts w:eastAsia="Times New Roman"/>
          <w:color w:val="222222"/>
          <w:shd w:val="clear" w:color="auto" w:fill="FFFFFF"/>
        </w:rPr>
        <w:t>Swetnam</w:t>
      </w:r>
      <w:proofErr w:type="spellEnd"/>
      <w:r w:rsidRPr="002505DE">
        <w:rPr>
          <w:rFonts w:eastAsia="Times New Roman"/>
          <w:color w:val="222222"/>
          <w:shd w:val="clear" w:color="auto" w:fill="FFFFFF"/>
        </w:rPr>
        <w:t xml:space="preserve">, R. J. </w:t>
      </w:r>
      <w:proofErr w:type="spellStart"/>
      <w:r w:rsidRPr="002505DE">
        <w:rPr>
          <w:rFonts w:eastAsia="Times New Roman"/>
          <w:color w:val="222222"/>
          <w:shd w:val="clear" w:color="auto" w:fill="FFFFFF"/>
        </w:rPr>
        <w:t>Tausch</w:t>
      </w:r>
      <w:proofErr w:type="spellEnd"/>
      <w:r w:rsidRPr="002505DE">
        <w:rPr>
          <w:rFonts w:eastAsia="Times New Roman"/>
          <w:color w:val="222222"/>
          <w:shd w:val="clear" w:color="auto" w:fill="FFFFFF"/>
        </w:rPr>
        <w:t>,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Santini, G., M. </w:t>
      </w:r>
      <w:proofErr w:type="spellStart"/>
      <w:r w:rsidRPr="002505DE">
        <w:rPr>
          <w:rFonts w:eastAsia="Times New Roman"/>
          <w:color w:val="222222"/>
          <w:shd w:val="clear" w:color="auto" w:fill="FFFFFF"/>
        </w:rPr>
        <w:t>Abolaffio</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Ossi</w:t>
      </w:r>
      <w:proofErr w:type="spellEnd"/>
      <w:r w:rsidRPr="002505DE">
        <w:rPr>
          <w:rFonts w:eastAsia="Times New Roman"/>
          <w:color w:val="222222"/>
          <w:shd w:val="clear" w:color="auto" w:fill="FFFFFF"/>
        </w:rPr>
        <w:t xml:space="preserve">, B. </w:t>
      </w:r>
      <w:proofErr w:type="spellStart"/>
      <w:r w:rsidRPr="002505DE">
        <w:rPr>
          <w:rFonts w:eastAsia="Times New Roman"/>
          <w:color w:val="222222"/>
          <w:shd w:val="clear" w:color="auto" w:fill="FFFFFF"/>
        </w:rPr>
        <w:t>Franzetti</w:t>
      </w:r>
      <w:proofErr w:type="spellEnd"/>
      <w:r w:rsidRPr="002505DE">
        <w:rPr>
          <w:rFonts w:eastAsia="Times New Roman"/>
          <w:color w:val="222222"/>
          <w:shd w:val="clear" w:color="auto" w:fill="FFFFFF"/>
        </w:rPr>
        <w:t xml:space="preserve">, F. </w:t>
      </w:r>
      <w:proofErr w:type="spellStart"/>
      <w:r w:rsidRPr="002505DE">
        <w:rPr>
          <w:rFonts w:eastAsia="Times New Roman"/>
          <w:color w:val="222222"/>
          <w:shd w:val="clear" w:color="auto" w:fill="FFFFFF"/>
        </w:rPr>
        <w:t>Cagnacci</w:t>
      </w:r>
      <w:proofErr w:type="spellEnd"/>
      <w:r w:rsidRPr="002505DE">
        <w:rPr>
          <w:rFonts w:eastAsia="Times New Roman"/>
          <w:color w:val="222222"/>
          <w:shd w:val="clear" w:color="auto" w:fill="FFFFFF"/>
        </w:rPr>
        <w:t xml:space="preserve">,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w:t>
      </w:r>
      <w:proofErr w:type="spellStart"/>
      <w:r w:rsidRPr="002505DE">
        <w:rPr>
          <w:rFonts w:eastAsia="Times New Roman"/>
          <w:color w:val="212121"/>
        </w:rPr>
        <w:t>Lindzey</w:t>
      </w:r>
      <w:proofErr w:type="spellEnd"/>
      <w:r w:rsidRPr="002505DE">
        <w:rPr>
          <w:rFonts w:eastAsia="Times New Roman"/>
          <w:color w:val="212121"/>
        </w:rPr>
        <w:t xml:space="preserve">,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Sawyer, H., N. M. </w:t>
      </w:r>
      <w:proofErr w:type="spellStart"/>
      <w:r w:rsidRPr="002505DE">
        <w:rPr>
          <w:rFonts w:eastAsia="Times New Roman"/>
          <w:color w:val="000000"/>
        </w:rPr>
        <w:t>Korfanta</w:t>
      </w:r>
      <w:proofErr w:type="spellEnd"/>
      <w:r w:rsidRPr="002505DE">
        <w:rPr>
          <w:rFonts w:eastAsia="Times New Roman"/>
          <w:color w:val="000000"/>
        </w:rPr>
        <w:t>,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w:t>
      </w:r>
      <w:proofErr w:type="spellStart"/>
      <w:r w:rsidRPr="002505DE">
        <w:rPr>
          <w:rFonts w:eastAsia="Times New Roman"/>
          <w:color w:val="212121"/>
        </w:rPr>
        <w:t>Peckarsky</w:t>
      </w:r>
      <w:proofErr w:type="spellEnd"/>
      <w:r w:rsidRPr="002505DE">
        <w:rPr>
          <w:rFonts w:eastAsia="Times New Roman"/>
          <w:color w:val="212121"/>
        </w:rPr>
        <w:t xml:space="preserve">, E. L. </w:t>
      </w:r>
      <w:proofErr w:type="spellStart"/>
      <w:r w:rsidRPr="002505DE">
        <w:rPr>
          <w:rFonts w:eastAsia="Times New Roman"/>
          <w:color w:val="212121"/>
        </w:rPr>
        <w:t>Preisser</w:t>
      </w:r>
      <w:proofErr w:type="spellEnd"/>
      <w:r w:rsidRPr="002505DE">
        <w:rPr>
          <w:rFonts w:eastAsia="Times New Roman"/>
          <w:color w:val="212121"/>
        </w:rPr>
        <w:t xml:space="preserve">, G. C. </w:t>
      </w:r>
      <w:proofErr w:type="spellStart"/>
      <w:r w:rsidRPr="002505DE">
        <w:rPr>
          <w:rFonts w:eastAsia="Times New Roman"/>
          <w:color w:val="212121"/>
        </w:rPr>
        <w:t>Trussel</w:t>
      </w:r>
      <w:proofErr w:type="spellEnd"/>
      <w:r w:rsidRPr="002505DE">
        <w:rPr>
          <w:rFonts w:eastAsia="Times New Roman"/>
          <w:color w:val="212121"/>
        </w:rPr>
        <w:t xml:space="preserve">, and J. R. </w:t>
      </w:r>
      <w:proofErr w:type="spellStart"/>
      <w:r w:rsidRPr="002505DE">
        <w:rPr>
          <w:rFonts w:eastAsia="Times New Roman"/>
          <w:color w:val="212121"/>
        </w:rPr>
        <w:t>Vonesh</w:t>
      </w:r>
      <w:proofErr w:type="spellEnd"/>
      <w:r w:rsidRPr="002505DE">
        <w:rPr>
          <w:rFonts w:eastAsia="Times New Roman"/>
          <w:color w:val="212121"/>
        </w:rPr>
        <w:t xml:space="preserve">.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22222"/>
          <w:shd w:val="clear" w:color="auto" w:fill="FFFFFF"/>
        </w:rPr>
        <w:t>Sévêque</w:t>
      </w:r>
      <w:proofErr w:type="spellEnd"/>
      <w:r w:rsidRPr="00724CD0">
        <w:rPr>
          <w:color w:val="222222"/>
          <w:shd w:val="clear" w:color="auto" w:fill="FFFFFF"/>
        </w:rPr>
        <w:t xml:space="preserve">, A., L. K. Gentle, J. V. López-Bao, R. W. Yarnell, and A. </w:t>
      </w:r>
      <w:proofErr w:type="spellStart"/>
      <w:r w:rsidRPr="00724CD0">
        <w:rPr>
          <w:color w:val="222222"/>
          <w:shd w:val="clear" w:color="auto" w:fill="FFFFFF"/>
        </w:rPr>
        <w:t>Uzal</w:t>
      </w:r>
      <w:proofErr w:type="spellEnd"/>
      <w:r w:rsidRPr="00724CD0">
        <w:rPr>
          <w:color w:val="222222"/>
          <w:shd w:val="clear" w:color="auto" w:fill="FFFFFF"/>
        </w:rPr>
        <w:t xml:space="preserve">.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w:t>
      </w:r>
      <w:proofErr w:type="spellStart"/>
      <w:r w:rsidRPr="002505DE">
        <w:rPr>
          <w:rFonts w:eastAsia="Times New Roman"/>
          <w:color w:val="212121"/>
        </w:rPr>
        <w:t>Alldredge</w:t>
      </w:r>
      <w:proofErr w:type="spellEnd"/>
      <w:r w:rsidRPr="002505DE">
        <w:rPr>
          <w:rFonts w:eastAsia="Times New Roman"/>
          <w:color w:val="212121"/>
        </w:rPr>
        <w:t xml:space="preserv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Short, H. L., W. Evans, and E. L. </w:t>
      </w:r>
      <w:proofErr w:type="spellStart"/>
      <w:r w:rsidRPr="002505DE">
        <w:rPr>
          <w:rFonts w:eastAsia="Times New Roman"/>
          <w:color w:val="212121"/>
        </w:rPr>
        <w:t>Boeker</w:t>
      </w:r>
      <w:proofErr w:type="spellEnd"/>
      <w:r w:rsidRPr="002505DE">
        <w:rPr>
          <w:rFonts w:eastAsia="Times New Roman"/>
          <w:color w:val="212121"/>
        </w:rPr>
        <w:t xml:space="preserve">.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 xml:space="preserve">Signer J, </w:t>
      </w:r>
      <w:proofErr w:type="spellStart"/>
      <w:r w:rsidRPr="002505DE">
        <w:rPr>
          <w:rFonts w:eastAsia="Times New Roman"/>
          <w:color w:val="212121"/>
          <w:shd w:val="clear" w:color="auto" w:fill="FFFFFF"/>
        </w:rPr>
        <w:t>Fieberg</w:t>
      </w:r>
      <w:proofErr w:type="spellEnd"/>
      <w:r w:rsidRPr="002505DE">
        <w:rPr>
          <w:rFonts w:eastAsia="Times New Roman"/>
          <w:color w:val="212121"/>
          <w:shd w:val="clear" w:color="auto" w:fill="FFFFFF"/>
        </w:rPr>
        <w:t xml:space="preserve"> J, </w:t>
      </w:r>
      <w:proofErr w:type="spellStart"/>
      <w:r w:rsidRPr="002505DE">
        <w:rPr>
          <w:rFonts w:eastAsia="Times New Roman"/>
          <w:color w:val="212121"/>
          <w:shd w:val="clear" w:color="auto" w:fill="FFFFFF"/>
        </w:rPr>
        <w:t>Avgar</w:t>
      </w:r>
      <w:proofErr w:type="spellEnd"/>
      <w:r w:rsidRPr="002505DE">
        <w:rPr>
          <w:rFonts w:eastAsia="Times New Roman"/>
          <w:color w:val="212121"/>
          <w:shd w:val="clear" w:color="auto" w:fill="FFFFFF"/>
        </w:rPr>
        <w:t xml:space="preserve">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proofErr w:type="spellStart"/>
      <w:r w:rsidRPr="002505DE">
        <w:rPr>
          <w:rFonts w:eastAsia="Times New Roman"/>
          <w:color w:val="000000"/>
        </w:rPr>
        <w:t>MacNulty</w:t>
      </w:r>
      <w:proofErr w:type="spellEnd"/>
      <w:r w:rsidRPr="002505DE">
        <w:rPr>
          <w:rFonts w:eastAsia="Times New Roman"/>
          <w:color w:val="000000"/>
        </w:rPr>
        <w:t xml:space="preserve">, </w:t>
      </w:r>
      <w:r w:rsidR="00B71A0C">
        <w:rPr>
          <w:rFonts w:eastAsia="Times New Roman"/>
          <w:color w:val="000000"/>
        </w:rPr>
        <w:t xml:space="preserve">D. R. </w:t>
      </w:r>
      <w:proofErr w:type="spellStart"/>
      <w:r w:rsidRPr="002505DE">
        <w:rPr>
          <w:rFonts w:eastAsia="Times New Roman"/>
          <w:color w:val="000000"/>
        </w:rPr>
        <w:t>Stahler</w:t>
      </w:r>
      <w:proofErr w:type="spellEnd"/>
      <w:r w:rsidRPr="002505DE">
        <w:rPr>
          <w:rFonts w:eastAsia="Times New Roman"/>
          <w:color w:val="000000"/>
        </w:rPr>
        <w:t xml:space="preserve">,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proofErr w:type="spellStart"/>
      <w:r w:rsidRPr="002505DE">
        <w:rPr>
          <w:rFonts w:eastAsia="Times New Roman"/>
          <w:color w:val="000000"/>
        </w:rPr>
        <w:t>Avgar</w:t>
      </w:r>
      <w:proofErr w:type="spellEnd"/>
      <w:r w:rsidRPr="002505DE">
        <w:rPr>
          <w:rFonts w:eastAsia="Times New Roman"/>
          <w:color w:val="000000"/>
        </w:rPr>
        <w:t>.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t>
      </w:r>
      <w:proofErr w:type="spellStart"/>
      <w:r w:rsidRPr="002505DE">
        <w:rPr>
          <w:rFonts w:eastAsia="Times New Roman"/>
          <w:color w:val="212121"/>
        </w:rPr>
        <w:t>Wilmers</w:t>
      </w:r>
      <w:proofErr w:type="spellEnd"/>
      <w:r w:rsidRPr="002505DE">
        <w:rPr>
          <w:rFonts w:eastAsia="Times New Roman"/>
          <w:color w:val="212121"/>
        </w:rPr>
        <w:t xml:space="preserve">. 2018. Human activity reduces niche partitioning among three widespread </w:t>
      </w:r>
      <w:proofErr w:type="spellStart"/>
      <w:r w:rsidRPr="002505DE">
        <w:rPr>
          <w:rFonts w:eastAsia="Times New Roman"/>
          <w:color w:val="212121"/>
        </w:rPr>
        <w:t>mesocarnivores</w:t>
      </w:r>
      <w:proofErr w:type="spellEnd"/>
      <w:r w:rsidRPr="002505DE">
        <w:rPr>
          <w:rFonts w:eastAsia="Times New Roman"/>
          <w:color w:val="212121"/>
        </w:rPr>
        <w:t xml:space="preserve">.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Smith, J. A., E. </w:t>
      </w:r>
      <w:proofErr w:type="spellStart"/>
      <w:r w:rsidRPr="002505DE">
        <w:rPr>
          <w:rFonts w:eastAsia="Times New Roman"/>
          <w:color w:val="212121"/>
        </w:rPr>
        <w:t>Donadio</w:t>
      </w:r>
      <w:proofErr w:type="spellEnd"/>
      <w:r w:rsidRPr="002505DE">
        <w:rPr>
          <w:rFonts w:eastAsia="Times New Roman"/>
          <w:color w:val="212121"/>
        </w:rPr>
        <w:t xml:space="preserve">, J. N. Pauli, M. J. Sheriff, and A. D. Middleton. 2019. Integrating temporal refugia into landscapes of fear: prey exploit predator downtimes to forage in risky places. </w:t>
      </w:r>
      <w:proofErr w:type="spellStart"/>
      <w:r w:rsidRPr="002505DE">
        <w:rPr>
          <w:rFonts w:eastAsia="Times New Roman"/>
          <w:color w:val="212121"/>
        </w:rPr>
        <w:t>Oecologia</w:t>
      </w:r>
      <w:proofErr w:type="spellEnd"/>
      <w:r w:rsidRPr="002505DE">
        <w:rPr>
          <w:rFonts w:eastAsia="Times New Roman"/>
          <w:color w:val="212121"/>
        </w:rPr>
        <w:t xml:space="preserve">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w:t>
      </w:r>
      <w:proofErr w:type="spellStart"/>
      <w:r w:rsidRPr="00724CD0">
        <w:rPr>
          <w:color w:val="212121"/>
        </w:rPr>
        <w:t>Suraci</w:t>
      </w:r>
      <w:proofErr w:type="spellEnd"/>
      <w:r w:rsidRPr="00724CD0">
        <w:rPr>
          <w:color w:val="212121"/>
        </w:rPr>
        <w:t xml:space="preserve">,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proofErr w:type="spellStart"/>
      <w:r w:rsidRPr="002505DE">
        <w:rPr>
          <w:rFonts w:eastAsia="Times New Roman"/>
          <w:color w:val="212121"/>
        </w:rPr>
        <w:lastRenderedPageBreak/>
        <w:t>Stankowich</w:t>
      </w:r>
      <w:proofErr w:type="spellEnd"/>
      <w:r w:rsidRPr="002505DE">
        <w:rPr>
          <w:rFonts w:eastAsia="Times New Roman"/>
          <w:color w:val="212121"/>
        </w:rPr>
        <w:t xml:space="preserve">,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 xml:space="preserve">Stewart, K. M., R. T. Bowyer, B. L. Dick, B. K. Johnson, and J. G. </w:t>
      </w:r>
      <w:proofErr w:type="spellStart"/>
      <w:r>
        <w:t>Kie</w:t>
      </w:r>
      <w:proofErr w:type="spellEnd"/>
      <w:r>
        <w:t xml:space="preserve">. 2005. Density-dependent effects on physical condition and reproduction in North American elk: An experimental test. </w:t>
      </w:r>
      <w:proofErr w:type="spellStart"/>
      <w:r>
        <w:t>Oecologia</w:t>
      </w:r>
      <w:proofErr w:type="spellEnd"/>
      <w:r>
        <w:t xml:space="preserve"> 143:85–93.</w:t>
      </w:r>
    </w:p>
    <w:p w14:paraId="654ACCEA" w14:textId="5D91A903" w:rsidR="00783B17" w:rsidRPr="002505DE" w:rsidRDefault="00783B17" w:rsidP="00167887">
      <w:pPr>
        <w:pStyle w:val="NormalWeb"/>
        <w:spacing w:before="180" w:beforeAutospacing="0" w:after="0" w:afterAutospacing="0" w:line="480" w:lineRule="auto"/>
        <w:ind w:left="835" w:hanging="835"/>
      </w:pPr>
      <w:proofErr w:type="spellStart"/>
      <w:r w:rsidRPr="00724CD0">
        <w:rPr>
          <w:color w:val="212121"/>
        </w:rPr>
        <w:t>Suraci</w:t>
      </w:r>
      <w:proofErr w:type="spellEnd"/>
      <w:r w:rsidRPr="00724CD0">
        <w:rPr>
          <w:color w:val="212121"/>
        </w:rPr>
        <w:t xml:space="preserve">, J. P., M. Clinchy, L. Y. </w:t>
      </w:r>
      <w:proofErr w:type="spellStart"/>
      <w:r w:rsidRPr="00724CD0">
        <w:rPr>
          <w:color w:val="212121"/>
        </w:rPr>
        <w:t>Zanette</w:t>
      </w:r>
      <w:proofErr w:type="spellEnd"/>
      <w:r w:rsidRPr="00724CD0">
        <w:rPr>
          <w:color w:val="212121"/>
        </w:rPr>
        <w:t xml:space="preserve">, and C. C. </w:t>
      </w:r>
      <w:proofErr w:type="spellStart"/>
      <w:r w:rsidRPr="00724CD0">
        <w:rPr>
          <w:color w:val="212121"/>
        </w:rPr>
        <w:t>Wilmers</w:t>
      </w:r>
      <w:proofErr w:type="spellEnd"/>
      <w:r w:rsidRPr="00724CD0">
        <w:rPr>
          <w:color w:val="212121"/>
        </w:rPr>
        <w:t>.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proofErr w:type="spellStart"/>
      <w:r w:rsidRPr="002505DE">
        <w:rPr>
          <w:rFonts w:eastAsia="Times New Roman"/>
          <w:color w:val="212121"/>
          <w:shd w:val="clear" w:color="auto" w:fill="FFFFFF"/>
        </w:rPr>
        <w:t>Heske</w:t>
      </w:r>
      <w:proofErr w:type="spellEnd"/>
      <w:r w:rsidRPr="002505DE">
        <w:rPr>
          <w:rFonts w:eastAsia="Times New Roman"/>
          <w:color w:val="212121"/>
          <w:shd w:val="clear" w:color="auto" w:fill="FFFFFF"/>
        </w:rPr>
        <w:t>.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shd w:val="clear" w:color="auto" w:fill="FFFFFF"/>
        </w:rPr>
        <w:t>Tablado</w:t>
      </w:r>
      <w:proofErr w:type="spellEnd"/>
      <w:r w:rsidRPr="002505DE">
        <w:rPr>
          <w:rFonts w:eastAsia="Times New Roman"/>
          <w:color w:val="212121"/>
          <w:shd w:val="clear" w:color="auto" w:fill="FFFFFF"/>
        </w:rPr>
        <w:t>,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lastRenderedPageBreak/>
        <w:t xml:space="preserve">Tucker, M. A., K. </w:t>
      </w:r>
      <w:proofErr w:type="spellStart"/>
      <w:r w:rsidRPr="00724CD0">
        <w:rPr>
          <w:color w:val="212121"/>
        </w:rPr>
        <w:t>Böhning-</w:t>
      </w:r>
      <w:r>
        <w:rPr>
          <w:color w:val="212121"/>
        </w:rPr>
        <w:t>G</w:t>
      </w:r>
      <w:r w:rsidRPr="00724CD0">
        <w:rPr>
          <w:color w:val="212121"/>
        </w:rPr>
        <w:t>aese</w:t>
      </w:r>
      <w:proofErr w:type="spellEnd"/>
      <w:r w:rsidRPr="00724CD0">
        <w:rPr>
          <w:color w:val="212121"/>
        </w:rPr>
        <w:t xml:space="preserve">, W. F. Fagan, J. M. Fryxell, B. Van </w:t>
      </w:r>
      <w:proofErr w:type="spellStart"/>
      <w:r w:rsidRPr="00724CD0">
        <w:rPr>
          <w:color w:val="212121"/>
        </w:rPr>
        <w:t>Moorter</w:t>
      </w:r>
      <w:proofErr w:type="spellEnd"/>
      <w:r w:rsidRPr="00724CD0">
        <w:rPr>
          <w:color w:val="212121"/>
        </w:rPr>
        <w:t xml:space="preserve">, S. C. Alberts, A. H. Ali, A. M. Allen, N. </w:t>
      </w:r>
      <w:proofErr w:type="spellStart"/>
      <w:r w:rsidRPr="00724CD0">
        <w:rPr>
          <w:color w:val="212121"/>
        </w:rPr>
        <w:t>Attias</w:t>
      </w:r>
      <w:proofErr w:type="spellEnd"/>
      <w:r w:rsidRPr="00724CD0">
        <w:rPr>
          <w:color w:val="212121"/>
        </w:rPr>
        <w:t xml:space="preserve">, T. </w:t>
      </w:r>
      <w:proofErr w:type="spellStart"/>
      <w:r w:rsidRPr="00724CD0">
        <w:rPr>
          <w:color w:val="212121"/>
        </w:rPr>
        <w:t>Avgar</w:t>
      </w:r>
      <w:proofErr w:type="spellEnd"/>
      <w:r w:rsidRPr="00724CD0">
        <w:rPr>
          <w:color w:val="212121"/>
        </w:rPr>
        <w:t xml:space="preserve">, H. Bartlam-brooks, B. </w:t>
      </w:r>
      <w:proofErr w:type="spellStart"/>
      <w:r w:rsidRPr="00724CD0">
        <w:rPr>
          <w:color w:val="212121"/>
        </w:rPr>
        <w:t>Bayarbaatar</w:t>
      </w:r>
      <w:proofErr w:type="spellEnd"/>
      <w:r w:rsidRPr="00724CD0">
        <w:rPr>
          <w:color w:val="212121"/>
        </w:rPr>
        <w:t xml:space="preserve">, J. L. </w:t>
      </w:r>
      <w:proofErr w:type="spellStart"/>
      <w:r w:rsidRPr="00724CD0">
        <w:rPr>
          <w:color w:val="212121"/>
        </w:rPr>
        <w:t>Belant</w:t>
      </w:r>
      <w:proofErr w:type="spellEnd"/>
      <w:r w:rsidRPr="00724CD0">
        <w:rPr>
          <w:color w:val="212121"/>
        </w:rPr>
        <w:t xml:space="preserve">, A. </w:t>
      </w:r>
      <w:proofErr w:type="spellStart"/>
      <w:r w:rsidRPr="00724CD0">
        <w:rPr>
          <w:color w:val="212121"/>
        </w:rPr>
        <w:t>Bertassoni</w:t>
      </w:r>
      <w:proofErr w:type="spellEnd"/>
      <w:r w:rsidRPr="00724CD0">
        <w:rPr>
          <w:color w:val="212121"/>
        </w:rPr>
        <w:t xml:space="preserve">, D. Beyer, L. </w:t>
      </w:r>
      <w:proofErr w:type="spellStart"/>
      <w:r w:rsidRPr="00724CD0">
        <w:rPr>
          <w:color w:val="212121"/>
        </w:rPr>
        <w:t>Bidner</w:t>
      </w:r>
      <w:proofErr w:type="spellEnd"/>
      <w:r w:rsidRPr="00724CD0">
        <w:rPr>
          <w:color w:val="212121"/>
        </w:rPr>
        <w:t xml:space="preserve">, F. M. Van </w:t>
      </w:r>
      <w:proofErr w:type="spellStart"/>
      <w:r w:rsidRPr="00724CD0">
        <w:rPr>
          <w:color w:val="212121"/>
        </w:rPr>
        <w:t>Beest</w:t>
      </w:r>
      <w:proofErr w:type="spellEnd"/>
      <w:r w:rsidRPr="00724CD0">
        <w:rPr>
          <w:color w:val="212121"/>
        </w:rPr>
        <w:t xml:space="preserve">, S. Blake, N. </w:t>
      </w:r>
      <w:proofErr w:type="spellStart"/>
      <w:r w:rsidRPr="00724CD0">
        <w:rPr>
          <w:color w:val="212121"/>
        </w:rPr>
        <w:t>Blaum</w:t>
      </w:r>
      <w:proofErr w:type="spellEnd"/>
      <w:r w:rsidRPr="00724CD0">
        <w:rPr>
          <w:color w:val="212121"/>
        </w:rPr>
        <w:t xml:space="preserve">, C. </w:t>
      </w:r>
      <w:proofErr w:type="spellStart"/>
      <w:r w:rsidRPr="00724CD0">
        <w:rPr>
          <w:color w:val="212121"/>
        </w:rPr>
        <w:t>Bracis</w:t>
      </w:r>
      <w:proofErr w:type="spellEnd"/>
      <w:r w:rsidRPr="00724CD0">
        <w:rPr>
          <w:color w:val="212121"/>
        </w:rPr>
        <w:t xml:space="preserve">, D. Brown, P. J. N. De </w:t>
      </w:r>
      <w:proofErr w:type="spellStart"/>
      <w:r w:rsidRPr="00724CD0">
        <w:rPr>
          <w:color w:val="212121"/>
        </w:rPr>
        <w:t>Bruyn</w:t>
      </w:r>
      <w:proofErr w:type="spellEnd"/>
      <w:r w:rsidRPr="00724CD0">
        <w:rPr>
          <w:color w:val="212121"/>
        </w:rPr>
        <w:t xml:space="preserve">, F. </w:t>
      </w:r>
      <w:proofErr w:type="spellStart"/>
      <w:r w:rsidRPr="00724CD0">
        <w:rPr>
          <w:color w:val="212121"/>
        </w:rPr>
        <w:t>Cagnacci</w:t>
      </w:r>
      <w:proofErr w:type="spellEnd"/>
      <w:r w:rsidRPr="00724CD0">
        <w:rPr>
          <w:color w:val="212121"/>
        </w:rPr>
        <w:t xml:space="preserve">, D. </w:t>
      </w:r>
      <w:proofErr w:type="spellStart"/>
      <w:r w:rsidRPr="00724CD0">
        <w:rPr>
          <w:color w:val="212121"/>
        </w:rPr>
        <w:t>Diefenbach</w:t>
      </w:r>
      <w:proofErr w:type="spellEnd"/>
      <w:r w:rsidRPr="00724CD0">
        <w:rPr>
          <w:color w:val="212121"/>
        </w:rPr>
        <w:t>, I. Douglas-</w:t>
      </w:r>
      <w:r>
        <w:rPr>
          <w:color w:val="212121"/>
        </w:rPr>
        <w:t>H</w:t>
      </w:r>
      <w:r w:rsidRPr="00724CD0">
        <w:rPr>
          <w:color w:val="212121"/>
        </w:rPr>
        <w:t xml:space="preserve">amilton, J. </w:t>
      </w:r>
      <w:proofErr w:type="spellStart"/>
      <w:r w:rsidRPr="00724CD0">
        <w:rPr>
          <w:color w:val="212121"/>
        </w:rPr>
        <w:t>Fennessy</w:t>
      </w:r>
      <w:proofErr w:type="spellEnd"/>
      <w:r w:rsidRPr="00724CD0">
        <w:rPr>
          <w:color w:val="212121"/>
        </w:rPr>
        <w:t xml:space="preserve">, C. </w:t>
      </w:r>
      <w:proofErr w:type="spellStart"/>
      <w:r w:rsidRPr="00724CD0">
        <w:rPr>
          <w:color w:val="212121"/>
        </w:rPr>
        <w:t>Fichtel</w:t>
      </w:r>
      <w:proofErr w:type="spellEnd"/>
      <w:r w:rsidRPr="00724CD0">
        <w:rPr>
          <w:color w:val="212121"/>
        </w:rPr>
        <w:t xml:space="preserve">, W. Fiedler, C. Fischer, I. Fischhoff, C. H. Fleming, A. T. Ford, S. A. Fritz, B. </w:t>
      </w:r>
      <w:proofErr w:type="spellStart"/>
      <w:r w:rsidRPr="00724CD0">
        <w:rPr>
          <w:color w:val="212121"/>
        </w:rPr>
        <w:t>Gehr</w:t>
      </w:r>
      <w:proofErr w:type="spellEnd"/>
      <w:r w:rsidRPr="00724CD0">
        <w:rPr>
          <w:color w:val="212121"/>
        </w:rPr>
        <w:t xml:space="preserve">, J. R. </w:t>
      </w:r>
      <w:proofErr w:type="spellStart"/>
      <w:r w:rsidRPr="00724CD0">
        <w:rPr>
          <w:color w:val="212121"/>
        </w:rPr>
        <w:t>Goheen</w:t>
      </w:r>
      <w:proofErr w:type="spellEnd"/>
      <w:r w:rsidRPr="00724CD0">
        <w:rPr>
          <w:color w:val="212121"/>
        </w:rPr>
        <w:t xml:space="preserve">, E. </w:t>
      </w:r>
      <w:proofErr w:type="spellStart"/>
      <w:r w:rsidRPr="00724CD0">
        <w:rPr>
          <w:color w:val="212121"/>
        </w:rPr>
        <w:t>Gurarie</w:t>
      </w:r>
      <w:proofErr w:type="spellEnd"/>
      <w:r w:rsidRPr="00724CD0">
        <w:rPr>
          <w:color w:val="212121"/>
        </w:rPr>
        <w:t xml:space="preserve">, M. </w:t>
      </w:r>
      <w:proofErr w:type="spellStart"/>
      <w:r w:rsidRPr="00724CD0">
        <w:rPr>
          <w:color w:val="212121"/>
        </w:rPr>
        <w:t>Hebblewhite</w:t>
      </w:r>
      <w:proofErr w:type="spellEnd"/>
      <w:r w:rsidRPr="00724CD0">
        <w:rPr>
          <w:color w:val="212121"/>
        </w:rPr>
        <w:t xml:space="preserve">, M. </w:t>
      </w:r>
      <w:proofErr w:type="spellStart"/>
      <w:r w:rsidRPr="00724CD0">
        <w:rPr>
          <w:color w:val="212121"/>
        </w:rPr>
        <w:t>Heurich</w:t>
      </w:r>
      <w:proofErr w:type="spellEnd"/>
      <w:r w:rsidRPr="00724CD0">
        <w:rPr>
          <w:color w:val="212121"/>
        </w:rPr>
        <w:t xml:space="preserve">, A. J. M. </w:t>
      </w:r>
      <w:proofErr w:type="spellStart"/>
      <w:r w:rsidRPr="00724CD0">
        <w:rPr>
          <w:color w:val="212121"/>
        </w:rPr>
        <w:t>Hewison</w:t>
      </w:r>
      <w:proofErr w:type="spellEnd"/>
      <w:r w:rsidRPr="00724CD0">
        <w:rPr>
          <w:color w:val="212121"/>
        </w:rPr>
        <w:t xml:space="preserve">, C. Hof, E. </w:t>
      </w:r>
      <w:proofErr w:type="spellStart"/>
      <w:r w:rsidRPr="00724CD0">
        <w:rPr>
          <w:color w:val="212121"/>
        </w:rPr>
        <w:t>Hurme</w:t>
      </w:r>
      <w:proofErr w:type="spellEnd"/>
      <w:r w:rsidRPr="00724CD0">
        <w:rPr>
          <w:color w:val="212121"/>
        </w:rPr>
        <w:t xml:space="preserve">, L. A. Isbell, R. Janssen, F. </w:t>
      </w:r>
      <w:proofErr w:type="spellStart"/>
      <w:r w:rsidRPr="00724CD0">
        <w:rPr>
          <w:color w:val="212121"/>
        </w:rPr>
        <w:t>Jeltsch</w:t>
      </w:r>
      <w:proofErr w:type="spellEnd"/>
      <w:r w:rsidRPr="00724CD0">
        <w:rPr>
          <w:color w:val="212121"/>
        </w:rPr>
        <w:t xml:space="preserve">, P. </w:t>
      </w:r>
      <w:proofErr w:type="spellStart"/>
      <w:r w:rsidRPr="00724CD0">
        <w:rPr>
          <w:color w:val="212121"/>
        </w:rPr>
        <w:t>Kaczensky</w:t>
      </w:r>
      <w:proofErr w:type="spellEnd"/>
      <w:r w:rsidRPr="00724CD0">
        <w:rPr>
          <w:color w:val="212121"/>
        </w:rPr>
        <w:t xml:space="preserve">, A. Kane, P. M. </w:t>
      </w:r>
      <w:proofErr w:type="spellStart"/>
      <w:r w:rsidRPr="00724CD0">
        <w:rPr>
          <w:color w:val="212121"/>
        </w:rPr>
        <w:t>Kappeler</w:t>
      </w:r>
      <w:proofErr w:type="spellEnd"/>
      <w:r w:rsidRPr="00724CD0">
        <w:rPr>
          <w:color w:val="212121"/>
        </w:rPr>
        <w:t xml:space="preserve">, M. Kauffman, R. Kays, D. </w:t>
      </w:r>
      <w:proofErr w:type="spellStart"/>
      <w:r w:rsidRPr="00724CD0">
        <w:rPr>
          <w:color w:val="212121"/>
        </w:rPr>
        <w:t>Kimuyu</w:t>
      </w:r>
      <w:proofErr w:type="spellEnd"/>
      <w:r w:rsidRPr="00724CD0">
        <w:rPr>
          <w:color w:val="212121"/>
        </w:rPr>
        <w:t xml:space="preserve">, F. Koch, B. </w:t>
      </w:r>
      <w:proofErr w:type="spellStart"/>
      <w:r w:rsidRPr="00724CD0">
        <w:rPr>
          <w:color w:val="212121"/>
        </w:rPr>
        <w:t>Kranstauber</w:t>
      </w:r>
      <w:proofErr w:type="spellEnd"/>
      <w:r w:rsidRPr="00724CD0">
        <w:rPr>
          <w:color w:val="212121"/>
        </w:rPr>
        <w:t xml:space="preserve">, S. </w:t>
      </w:r>
      <w:proofErr w:type="spellStart"/>
      <w:r w:rsidRPr="00724CD0">
        <w:rPr>
          <w:color w:val="212121"/>
        </w:rPr>
        <w:t>Lapoint</w:t>
      </w:r>
      <w:proofErr w:type="spellEnd"/>
      <w:r w:rsidRPr="00724CD0">
        <w:rPr>
          <w:color w:val="212121"/>
        </w:rPr>
        <w:t xml:space="preserve">, J. </w:t>
      </w:r>
      <w:proofErr w:type="spellStart"/>
      <w:r w:rsidRPr="00724CD0">
        <w:rPr>
          <w:color w:val="212121"/>
        </w:rPr>
        <w:t>Mattisson</w:t>
      </w:r>
      <w:proofErr w:type="spellEnd"/>
      <w:r w:rsidRPr="00724CD0">
        <w:rPr>
          <w:color w:val="212121"/>
        </w:rPr>
        <w:t xml:space="preserve">, E. P. Medici, U. </w:t>
      </w:r>
      <w:proofErr w:type="spellStart"/>
      <w:r w:rsidRPr="00724CD0">
        <w:rPr>
          <w:color w:val="212121"/>
        </w:rPr>
        <w:t>Mellone</w:t>
      </w:r>
      <w:proofErr w:type="spellEnd"/>
      <w:r w:rsidRPr="00724CD0">
        <w:rPr>
          <w:color w:val="212121"/>
        </w:rPr>
        <w:t>, E. Merrill, T. A. Morrison, S. L. Díaz-</w:t>
      </w:r>
      <w:r>
        <w:rPr>
          <w:color w:val="212121"/>
        </w:rPr>
        <w:t>M</w:t>
      </w:r>
      <w:r w:rsidRPr="00724CD0">
        <w:rPr>
          <w:color w:val="212121"/>
        </w:rPr>
        <w:t xml:space="preserve">uñoz, A. </w:t>
      </w:r>
      <w:proofErr w:type="spellStart"/>
      <w:r w:rsidRPr="00724CD0">
        <w:rPr>
          <w:color w:val="212121"/>
        </w:rPr>
        <w:t>Mysterud</w:t>
      </w:r>
      <w:proofErr w:type="spellEnd"/>
      <w:r w:rsidRPr="00724CD0">
        <w:rPr>
          <w:color w:val="212121"/>
        </w:rPr>
        <w:t xml:space="preserve">, D. </w:t>
      </w:r>
      <w:proofErr w:type="spellStart"/>
      <w:r w:rsidRPr="00724CD0">
        <w:rPr>
          <w:color w:val="212121"/>
        </w:rPr>
        <w:t>Nandintsetseg</w:t>
      </w:r>
      <w:proofErr w:type="spellEnd"/>
      <w:r w:rsidRPr="00724CD0">
        <w:rPr>
          <w:color w:val="212121"/>
        </w:rPr>
        <w:t xml:space="preserve">, R. Nathan, A. </w:t>
      </w:r>
      <w:proofErr w:type="spellStart"/>
      <w:r w:rsidRPr="00724CD0">
        <w:rPr>
          <w:color w:val="212121"/>
        </w:rPr>
        <w:t>Niamir</w:t>
      </w:r>
      <w:proofErr w:type="spellEnd"/>
      <w:r w:rsidRPr="00724CD0">
        <w:rPr>
          <w:color w:val="212121"/>
        </w:rPr>
        <w:t xml:space="preserve">, J. </w:t>
      </w:r>
      <w:proofErr w:type="spellStart"/>
      <w:r w:rsidRPr="00724CD0">
        <w:rPr>
          <w:color w:val="212121"/>
        </w:rPr>
        <w:t>Odden</w:t>
      </w:r>
      <w:proofErr w:type="spellEnd"/>
      <w:r w:rsidRPr="00724CD0">
        <w:rPr>
          <w:color w:val="212121"/>
        </w:rPr>
        <w:t xml:space="preserve">, R. B. O. Hara, L. G. R. Oliveira-santos, K. A. Olson, B. D. Patterson, R. C. De Paula, L. Pedrotti, B. </w:t>
      </w:r>
      <w:proofErr w:type="spellStart"/>
      <w:r w:rsidRPr="00724CD0">
        <w:rPr>
          <w:color w:val="212121"/>
        </w:rPr>
        <w:t>Reineking</w:t>
      </w:r>
      <w:proofErr w:type="spellEnd"/>
      <w:r w:rsidRPr="00724CD0">
        <w:rPr>
          <w:color w:val="212121"/>
        </w:rPr>
        <w:t xml:space="preserve">, and M. </w:t>
      </w:r>
      <w:proofErr w:type="spellStart"/>
      <w:r w:rsidRPr="00724CD0">
        <w:rPr>
          <w:color w:val="212121"/>
        </w:rPr>
        <w:t>Rimmler</w:t>
      </w:r>
      <w:proofErr w:type="spellEnd"/>
      <w:r w:rsidRPr="00724CD0">
        <w:rPr>
          <w:color w:val="212121"/>
        </w:rPr>
        <w:t xml:space="preserve">.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w:t>
      </w:r>
      <w:proofErr w:type="spellStart"/>
      <w:r w:rsidRPr="002505DE">
        <w:rPr>
          <w:rFonts w:eastAsia="Times New Roman"/>
          <w:color w:val="212121"/>
        </w:rPr>
        <w:t>Bartmann</w:t>
      </w:r>
      <w:proofErr w:type="spellEnd"/>
      <w:r w:rsidRPr="002505DE">
        <w:rPr>
          <w:rFonts w:eastAsia="Times New Roman"/>
          <w:color w:val="212121"/>
        </w:rPr>
        <w:t xml:space="preserve">.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t>Verdolin</w:t>
      </w:r>
      <w:proofErr w:type="spellEnd"/>
      <w:r w:rsidRPr="002505DE">
        <w:rPr>
          <w:rFonts w:eastAsia="Times New Roman"/>
          <w:color w:val="212121"/>
        </w:rPr>
        <w:t>,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Visscher, D. R., P. D. Walker, M. Flowers, C. </w:t>
      </w:r>
      <w:proofErr w:type="spellStart"/>
      <w:r w:rsidRPr="002505DE">
        <w:rPr>
          <w:rFonts w:eastAsia="Times New Roman"/>
          <w:color w:val="212121"/>
        </w:rPr>
        <w:t>Kemna</w:t>
      </w:r>
      <w:proofErr w:type="spellEnd"/>
      <w:r w:rsidRPr="002505DE">
        <w:rPr>
          <w:rFonts w:eastAsia="Times New Roman"/>
          <w:color w:val="212121"/>
        </w:rPr>
        <w:t xml:space="preserve">, J. Pattison, and B. </w:t>
      </w:r>
      <w:proofErr w:type="spellStart"/>
      <w:r w:rsidRPr="002505DE">
        <w:rPr>
          <w:rFonts w:eastAsia="Times New Roman"/>
          <w:color w:val="212121"/>
        </w:rPr>
        <w:t>Kushnerick</w:t>
      </w:r>
      <w:proofErr w:type="spellEnd"/>
      <w:r w:rsidRPr="002505DE">
        <w:rPr>
          <w:rFonts w:eastAsia="Times New Roman"/>
          <w:color w:val="212121"/>
        </w:rPr>
        <w:t xml:space="preserve">. 2023. Human impact on deer use is greater than predators and competitors in a multiuse recreation area. Animal </w:t>
      </w:r>
      <w:proofErr w:type="spellStart"/>
      <w:r w:rsidRPr="002505DE">
        <w:rPr>
          <w:rFonts w:eastAsia="Times New Roman"/>
          <w:color w:val="212121"/>
        </w:rPr>
        <w:t>Behaviour</w:t>
      </w:r>
      <w:proofErr w:type="spellEnd"/>
      <w:r w:rsidRPr="002505DE">
        <w:rPr>
          <w:rFonts w:eastAsia="Times New Roman"/>
          <w:color w:val="212121"/>
        </w:rPr>
        <w:t xml:space="preserve">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w:t>
      </w:r>
      <w:proofErr w:type="spellStart"/>
      <w:r w:rsidRPr="002505DE">
        <w:rPr>
          <w:rFonts w:eastAsia="Times New Roman"/>
          <w:color w:val="212121"/>
        </w:rPr>
        <w:t>Kerk</w:t>
      </w:r>
      <w:proofErr w:type="spellEnd"/>
      <w:r w:rsidRPr="002505DE">
        <w:rPr>
          <w:rFonts w:eastAsia="Times New Roman"/>
          <w:color w:val="212121"/>
        </w:rPr>
        <w:t xml:space="preserve">,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w:t>
      </w:r>
      <w:proofErr w:type="spellStart"/>
      <w:r w:rsidRPr="002505DE">
        <w:rPr>
          <w:rFonts w:eastAsia="Times New Roman"/>
          <w:color w:val="212121"/>
        </w:rPr>
        <w:t>Bartmann</w:t>
      </w:r>
      <w:proofErr w:type="spellEnd"/>
      <w:r w:rsidRPr="002505DE">
        <w:rPr>
          <w:rFonts w:eastAsia="Times New Roman"/>
          <w:color w:val="212121"/>
        </w:rPr>
        <w:t xml:space="preserve">.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Wilson, M. W., A. D. </w:t>
      </w:r>
      <w:proofErr w:type="spellStart"/>
      <w:r w:rsidRPr="002505DE">
        <w:rPr>
          <w:rFonts w:eastAsia="Times New Roman"/>
          <w:color w:val="212121"/>
        </w:rPr>
        <w:t>Ridlon</w:t>
      </w:r>
      <w:proofErr w:type="spellEnd"/>
      <w:r w:rsidRPr="002505DE">
        <w:rPr>
          <w:rFonts w:eastAsia="Times New Roman"/>
          <w:color w:val="212121"/>
        </w:rPr>
        <w:t xml:space="preserve">, K. M. Gaynor, S. D. Gaines, A. C. Stier, and B. S. Halpern. 2020. Ecological impacts of human-induced animal </w:t>
      </w:r>
      <w:proofErr w:type="spellStart"/>
      <w:r w:rsidRPr="002505DE">
        <w:rPr>
          <w:rFonts w:eastAsia="Times New Roman"/>
          <w:color w:val="212121"/>
        </w:rPr>
        <w:t>behaviour</w:t>
      </w:r>
      <w:proofErr w:type="spellEnd"/>
      <w:r w:rsidRPr="002505DE">
        <w:rPr>
          <w:rFonts w:eastAsia="Times New Roman"/>
          <w:color w:val="212121"/>
        </w:rPr>
        <w:t xml:space="preserve">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proofErr w:type="spellStart"/>
      <w:r w:rsidRPr="002505DE">
        <w:rPr>
          <w:rFonts w:eastAsia="Times New Roman"/>
          <w:color w:val="222222"/>
          <w:shd w:val="clear" w:color="auto" w:fill="FFFFFF"/>
        </w:rPr>
        <w:t>Preisler</w:t>
      </w:r>
      <w:proofErr w:type="spellEnd"/>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proofErr w:type="spellStart"/>
      <w:r w:rsidRPr="002505DE">
        <w:rPr>
          <w:rFonts w:eastAsia="Times New Roman"/>
          <w:color w:val="000000"/>
        </w:rPr>
        <w:t>Wondra</w:t>
      </w:r>
      <w:proofErr w:type="spellEnd"/>
      <w:r w:rsidRPr="002505DE">
        <w:rPr>
          <w:rFonts w:eastAsia="Times New Roman"/>
          <w:color w:val="000000"/>
        </w:rPr>
        <w:t xml:space="preserve">,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proofErr w:type="spellStart"/>
      <w:r w:rsidRPr="002505DE">
        <w:rPr>
          <w:rFonts w:eastAsia="Times New Roman"/>
          <w:color w:val="212121"/>
        </w:rPr>
        <w:lastRenderedPageBreak/>
        <w:t>Yovovich</w:t>
      </w:r>
      <w:proofErr w:type="spellEnd"/>
      <w:r w:rsidRPr="002505DE">
        <w:rPr>
          <w:rFonts w:eastAsia="Times New Roman"/>
          <w:color w:val="212121"/>
        </w:rPr>
        <w:t xml:space="preserve">, V., M. Thomsen, and C. C. </w:t>
      </w:r>
      <w:proofErr w:type="spellStart"/>
      <w:r w:rsidRPr="002505DE">
        <w:rPr>
          <w:rFonts w:eastAsia="Times New Roman"/>
          <w:color w:val="212121"/>
        </w:rPr>
        <w:t>Wilmers</w:t>
      </w:r>
      <w:proofErr w:type="spellEnd"/>
      <w:r w:rsidRPr="002505DE">
        <w:rPr>
          <w:rFonts w:eastAsia="Times New Roman"/>
          <w:color w:val="212121"/>
        </w:rPr>
        <w:t>.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lastRenderedPageBreak/>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lastRenderedPageBreak/>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lastRenderedPageBreak/>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Δ </w:t>
            </w:r>
            <w:proofErr w:type="spellStart"/>
            <w:r w:rsidRPr="00FB1530">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proofErr w:type="spellStart"/>
            <w:r w:rsidRPr="00FB1530">
              <w:rPr>
                <w:rFonts w:ascii="Aptos Narrow" w:eastAsia="Times New Roman" w:hAnsi="Aptos Narrow"/>
                <w:b/>
                <w:bCs/>
                <w:color w:val="000000"/>
                <w:sz w:val="20"/>
                <w:szCs w:val="20"/>
              </w:rPr>
              <w:t>AICc</w:t>
            </w:r>
            <w:proofErr w:type="spellEnd"/>
            <w:r w:rsidRPr="00FB1530">
              <w:rPr>
                <w:rFonts w:ascii="Aptos Narrow" w:eastAsia="Times New Roman" w:hAnsi="Aptos Narrow"/>
                <w:b/>
                <w:bCs/>
                <w:color w:val="000000"/>
                <w:sz w:val="20"/>
                <w:szCs w:val="20"/>
              </w:rPr>
              <w:t xml:space="preserve"> </w:t>
            </w:r>
            <w:proofErr w:type="spellStart"/>
            <w:r w:rsidRPr="00FB1530">
              <w:rPr>
                <w:rFonts w:ascii="Aptos Narrow" w:eastAsia="Times New Roman" w:hAnsi="Aptos Narrow"/>
                <w:b/>
                <w:bCs/>
                <w:color w:val="000000"/>
                <w:sz w:val="20"/>
                <w:szCs w:val="20"/>
              </w:rPr>
              <w:t>Wt</w:t>
            </w:r>
            <w:proofErr w:type="spellEnd"/>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 xml:space="preserve">Cum. </w:t>
            </w:r>
            <w:proofErr w:type="spellStart"/>
            <w:r w:rsidRPr="00FB1530">
              <w:rPr>
                <w:rFonts w:ascii="Aptos Narrow" w:eastAsia="Times New Roman" w:hAnsi="Aptos Narrow"/>
                <w:b/>
                <w:bCs/>
                <w:color w:val="000000"/>
                <w:sz w:val="20"/>
                <w:szCs w:val="20"/>
              </w:rPr>
              <w:t>Wt</w:t>
            </w:r>
            <w:proofErr w:type="spellEnd"/>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Δ </w:t>
            </w:r>
            <w:proofErr w:type="spellStart"/>
            <w:r w:rsidRPr="00A82932">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proofErr w:type="spellStart"/>
            <w:r w:rsidRPr="00A82932">
              <w:rPr>
                <w:rFonts w:ascii="Aptos Narrow" w:eastAsia="Times New Roman" w:hAnsi="Aptos Narrow"/>
                <w:b/>
                <w:bCs/>
                <w:color w:val="000000"/>
                <w:sz w:val="20"/>
                <w:szCs w:val="20"/>
              </w:rPr>
              <w:t>AICc</w:t>
            </w:r>
            <w:proofErr w:type="spellEnd"/>
            <w:r w:rsidRPr="00A82932">
              <w:rPr>
                <w:rFonts w:ascii="Aptos Narrow" w:eastAsia="Times New Roman" w:hAnsi="Aptos Narrow"/>
                <w:b/>
                <w:bCs/>
                <w:color w:val="000000"/>
                <w:sz w:val="20"/>
                <w:szCs w:val="20"/>
              </w:rPr>
              <w:t xml:space="preserve"> </w:t>
            </w:r>
            <w:proofErr w:type="spellStart"/>
            <w:r w:rsidRPr="00A82932">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 xml:space="preserve">Cum. </w:t>
            </w:r>
            <w:proofErr w:type="spellStart"/>
            <w:r w:rsidRPr="00A82932">
              <w:rPr>
                <w:rFonts w:ascii="Aptos Narrow" w:eastAsia="Times New Roman" w:hAnsi="Aptos Narrow"/>
                <w:b/>
                <w:bCs/>
                <w:color w:val="000000"/>
                <w:sz w:val="20"/>
                <w:szCs w:val="20"/>
              </w:rPr>
              <w:t>Wt</w:t>
            </w:r>
            <w:proofErr w:type="spellEnd"/>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Δ </w:t>
            </w:r>
            <w:proofErr w:type="spellStart"/>
            <w:r w:rsidRPr="00193A49">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proofErr w:type="spellStart"/>
            <w:r w:rsidRPr="00193A49">
              <w:rPr>
                <w:rFonts w:ascii="Aptos Narrow" w:eastAsia="Times New Roman" w:hAnsi="Aptos Narrow"/>
                <w:b/>
                <w:bCs/>
                <w:color w:val="000000"/>
                <w:sz w:val="20"/>
                <w:szCs w:val="20"/>
              </w:rPr>
              <w:t>AICc</w:t>
            </w:r>
            <w:proofErr w:type="spellEnd"/>
            <w:r w:rsidRPr="00193A49">
              <w:rPr>
                <w:rFonts w:ascii="Aptos Narrow" w:eastAsia="Times New Roman" w:hAnsi="Aptos Narrow"/>
                <w:b/>
                <w:bCs/>
                <w:color w:val="000000"/>
                <w:sz w:val="20"/>
                <w:szCs w:val="20"/>
              </w:rPr>
              <w:t xml:space="preserve"> </w:t>
            </w:r>
            <w:proofErr w:type="spellStart"/>
            <w:r w:rsidRPr="00193A49">
              <w:rPr>
                <w:rFonts w:ascii="Aptos Narrow" w:eastAsia="Times New Roman" w:hAnsi="Aptos Narrow"/>
                <w:b/>
                <w:bCs/>
                <w:color w:val="000000"/>
                <w:sz w:val="20"/>
                <w:szCs w:val="20"/>
              </w:rPr>
              <w:t>Wt</w:t>
            </w:r>
            <w:proofErr w:type="spellEnd"/>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 xml:space="preserve">Cum. </w:t>
            </w:r>
            <w:proofErr w:type="spellStart"/>
            <w:r w:rsidRPr="00193A49">
              <w:rPr>
                <w:rFonts w:ascii="Aptos Narrow" w:eastAsia="Times New Roman" w:hAnsi="Aptos Narrow"/>
                <w:b/>
                <w:bCs/>
                <w:color w:val="000000"/>
                <w:sz w:val="20"/>
                <w:szCs w:val="20"/>
              </w:rPr>
              <w:t>Wt</w:t>
            </w:r>
            <w:proofErr w:type="spellEnd"/>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lastRenderedPageBreak/>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w:t>
      </w:r>
      <w:proofErr w:type="spellStart"/>
      <w:r w:rsidR="003D062A">
        <w:rPr>
          <w:color w:val="000000"/>
        </w:rPr>
        <w:t>AIC</w:t>
      </w:r>
      <w:r w:rsidR="003D062A">
        <w:rPr>
          <w:color w:val="000000"/>
          <w:vertAlign w:val="subscript"/>
        </w:rPr>
        <w:t>c</w:t>
      </w:r>
      <w:proofErr w:type="spellEnd"/>
      <w:r w:rsidR="003D062A">
        <w:rPr>
          <w:color w:val="000000"/>
        </w:rPr>
        <w:t xml:space="preserve">). The total number of parameters is represented by K. The scale at which the covariate was assessed is in </w:t>
      </w:r>
      <w:proofErr w:type="spellStart"/>
      <w:r w:rsidR="003D062A">
        <w:rPr>
          <w:color w:val="000000"/>
        </w:rPr>
        <w:t>parantheses</w:t>
      </w:r>
      <w:proofErr w:type="spellEnd"/>
      <w:r w:rsidR="003D062A">
        <w:rPr>
          <w:color w:val="000000"/>
        </w:rPr>
        <w:t xml:space="preserve">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Δ </w:t>
            </w:r>
            <w:proofErr w:type="spellStart"/>
            <w:r w:rsidRPr="00487426">
              <w:rPr>
                <w:rFonts w:ascii="Aptos Narrow" w:eastAsia="Times New Roman" w:hAnsi="Aptos Narrow"/>
                <w:b/>
                <w:bCs/>
                <w:color w:val="000000"/>
                <w:sz w:val="20"/>
                <w:szCs w:val="20"/>
              </w:rPr>
              <w:t>AICc</w:t>
            </w:r>
            <w:proofErr w:type="spellEnd"/>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proofErr w:type="spellStart"/>
            <w:r w:rsidRPr="00487426">
              <w:rPr>
                <w:rFonts w:ascii="Aptos Narrow" w:eastAsia="Times New Roman" w:hAnsi="Aptos Narrow"/>
                <w:b/>
                <w:bCs/>
                <w:color w:val="000000"/>
                <w:sz w:val="20"/>
                <w:szCs w:val="20"/>
              </w:rPr>
              <w:t>AICc</w:t>
            </w:r>
            <w:proofErr w:type="spellEnd"/>
            <w:r w:rsidRPr="00487426">
              <w:rPr>
                <w:rFonts w:ascii="Aptos Narrow" w:eastAsia="Times New Roman" w:hAnsi="Aptos Narrow"/>
                <w:b/>
                <w:bCs/>
                <w:color w:val="000000"/>
                <w:sz w:val="20"/>
                <w:szCs w:val="20"/>
              </w:rPr>
              <w:t xml:space="preserve"> </w:t>
            </w:r>
            <w:proofErr w:type="spellStart"/>
            <w:r w:rsidRPr="00487426">
              <w:rPr>
                <w:rFonts w:ascii="Aptos Narrow" w:eastAsia="Times New Roman" w:hAnsi="Aptos Narrow"/>
                <w:b/>
                <w:bCs/>
                <w:color w:val="000000"/>
                <w:sz w:val="20"/>
                <w:szCs w:val="20"/>
              </w:rPr>
              <w:t>Wt</w:t>
            </w:r>
            <w:proofErr w:type="spellEnd"/>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 xml:space="preserve">Cum. </w:t>
            </w:r>
            <w:proofErr w:type="spellStart"/>
            <w:r w:rsidRPr="00487426">
              <w:rPr>
                <w:rFonts w:ascii="Aptos Narrow" w:eastAsia="Times New Roman" w:hAnsi="Aptos Narrow"/>
                <w:b/>
                <w:bCs/>
                <w:color w:val="000000"/>
                <w:sz w:val="20"/>
                <w:szCs w:val="20"/>
              </w:rPr>
              <w:t>Wt</w:t>
            </w:r>
            <w:proofErr w:type="spellEnd"/>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2"/>
      <w:footerReference w:type="default" r:id="rId23"/>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nglein, Jennifer L - DNR" w:date="2024-09-09T07:38:00Z" w:initials="SJLD">
    <w:p w14:paraId="0A88EB49" w14:textId="77777777" w:rsidR="00493075" w:rsidRDefault="00493075" w:rsidP="00493075">
      <w:pPr>
        <w:pStyle w:val="CommentText"/>
      </w:pPr>
      <w:r>
        <w:rPr>
          <w:rStyle w:val="CommentReference"/>
        </w:rPr>
        <w:annotationRef/>
      </w:r>
      <w:r>
        <w:t>At least for JWM, the preference is to use past tense throughout</w:t>
      </w:r>
    </w:p>
  </w:comment>
  <w:comment w:id="1"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2"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3"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4"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7"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8"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9"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10"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11"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12"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14"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13"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16"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17"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18"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19"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21" w:author="Stenglein, Jennifer L - DNR" w:date="2024-09-09T10:13:00Z" w:initials="SJLD">
    <w:p w14:paraId="423CB739" w14:textId="77777777" w:rsidR="00A75690" w:rsidRDefault="00A75690" w:rsidP="00A75690">
      <w:pPr>
        <w:pStyle w:val="CommentText"/>
      </w:pPr>
      <w:r>
        <w:rPr>
          <w:rStyle w:val="CommentReference"/>
        </w:rPr>
        <w:annotationRef/>
      </w:r>
      <w:r>
        <w:t>Definitely need this in the study area figure.</w:t>
      </w:r>
    </w:p>
  </w:comment>
  <w:comment w:id="22" w:author="Stenglein, Jennifer L - DNR" w:date="2024-09-09T10:13:00Z" w:initials="SJLD">
    <w:p w14:paraId="2E4DCADE" w14:textId="77777777" w:rsidR="00A75690" w:rsidRDefault="00A75690" w:rsidP="00A75690">
      <w:pPr>
        <w:pStyle w:val="CommentText"/>
      </w:pPr>
      <w:r>
        <w:rPr>
          <w:rStyle w:val="CommentReference"/>
        </w:rPr>
        <w:annotationRef/>
      </w:r>
      <w:r>
        <w:t>Need model, citation</w:t>
      </w:r>
    </w:p>
  </w:comment>
  <w:comment w:id="23" w:author="Stenglein, Jennifer L - DNR" w:date="2024-09-06T14:45:00Z" w:initials="SJLD">
    <w:p w14:paraId="796C7339" w14:textId="77777777" w:rsidR="00A75690" w:rsidRDefault="00A75690" w:rsidP="00A75690">
      <w:pPr>
        <w:pStyle w:val="CommentText"/>
      </w:pPr>
      <w:r>
        <w:rPr>
          <w:rStyle w:val="CommentReference"/>
        </w:rPr>
        <w:annotationRef/>
      </w:r>
      <w:r>
        <w:t>This isn't really an environmental covariate. Maybe change the heading to 'covariates'?</w:t>
      </w:r>
    </w:p>
  </w:comment>
  <w:comment w:id="25"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88EB49" w15:done="1"/>
  <w15:commentEx w15:paraId="0CDBF801" w15:done="1"/>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61CFD182" w15:done="0"/>
  <w15:commentEx w15:paraId="4C7028D5" w15:done="1"/>
  <w15:commentEx w15:paraId="1B2A301B" w15:done="1"/>
  <w15:commentEx w15:paraId="39437E36" w15:done="1"/>
  <w15:commentEx w15:paraId="7CF4401F" w15:done="1"/>
  <w15:commentEx w15:paraId="084AF906" w15:done="0"/>
  <w15:commentEx w15:paraId="2373DF31" w15:done="0"/>
  <w15:commentEx w15:paraId="0A43E172" w15:done="0"/>
  <w15:commentEx w15:paraId="781A9C25" w15:done="0"/>
  <w15:commentEx w15:paraId="423CB739" w15:done="1"/>
  <w15:commentEx w15:paraId="2E4DCADE" w15:done="0"/>
  <w15:commentEx w15:paraId="796C7339" w15:done="1"/>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948B9" w16cex:dateUtc="2024-09-09T15:13:00Z"/>
  <w16cex:commentExtensible w16cex:durableId="2A8948C7" w16cex:dateUtc="2024-09-09T15:13:00Z"/>
  <w16cex:commentExtensible w16cex:durableId="2A859427" w16cex:dateUtc="2024-09-06T19:45:00Z">
    <w16cex:extLst>
      <w16:ext w16:uri="{CE6994B0-6A32-4C9F-8C6B-6E91EDA988CE}">
        <cr:reactions xmlns:cr="http://schemas.microsoft.com/office/comments/2020/reactions">
          <cr:reaction reactionType="1">
            <cr:reactionInfo dateUtc="2025-05-14T02:47:31Z">
              <cr:user userId="S::eli.wildey@wisconsin.gov::f899406f-0728-43ea-b84c-8ce379f8378a" userProvider="AD" userName="Wildey, Eli F - DNR"/>
            </cr:reactionInfo>
          </cr:reaction>
        </cr:reactions>
      </w16:ext>
    </w16cex:extLst>
  </w16cex:commentExtensible>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88EB49" w16cid:durableId="2A89246C"/>
  <w16cid:commentId w16cid:paraId="0CDBF801" w16cid:durableId="2A89290C"/>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084AF906" w16cid:durableId="33CF1287"/>
  <w16cid:commentId w16cid:paraId="2373DF31" w16cid:durableId="2A894A96"/>
  <w16cid:commentId w16cid:paraId="0A43E172" w16cid:durableId="2A894ADE"/>
  <w16cid:commentId w16cid:paraId="781A9C25" w16cid:durableId="2A894AFD"/>
  <w16cid:commentId w16cid:paraId="423CB739" w16cid:durableId="2A8948B9"/>
  <w16cid:commentId w16cid:paraId="2E4DCADE" w16cid:durableId="2A8948C7"/>
  <w16cid:commentId w16cid:paraId="796C7339" w16cid:durableId="2A859427"/>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F874F" w14:textId="77777777" w:rsidR="00A34097" w:rsidRDefault="00A34097" w:rsidP="00724CD0">
      <w:r>
        <w:separator/>
      </w:r>
    </w:p>
  </w:endnote>
  <w:endnote w:type="continuationSeparator" w:id="0">
    <w:p w14:paraId="2FFEFCC6" w14:textId="77777777" w:rsidR="00A34097" w:rsidRDefault="00A34097"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9AFEA" w14:textId="77777777" w:rsidR="00A34097" w:rsidRDefault="00A34097" w:rsidP="00724CD0">
      <w:r>
        <w:separator/>
      </w:r>
    </w:p>
  </w:footnote>
  <w:footnote w:type="continuationSeparator" w:id="0">
    <w:p w14:paraId="6D081DB5" w14:textId="77777777" w:rsidR="00A34097" w:rsidRDefault="00A34097"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60803"/>
    <w:rsid w:val="000878DB"/>
    <w:rsid w:val="000943B4"/>
    <w:rsid w:val="000C68DC"/>
    <w:rsid w:val="000C789E"/>
    <w:rsid w:val="000E7884"/>
    <w:rsid w:val="000E7FB9"/>
    <w:rsid w:val="000F7F31"/>
    <w:rsid w:val="00102F79"/>
    <w:rsid w:val="00107237"/>
    <w:rsid w:val="001308DB"/>
    <w:rsid w:val="00140AF1"/>
    <w:rsid w:val="00151E72"/>
    <w:rsid w:val="00154921"/>
    <w:rsid w:val="0015785E"/>
    <w:rsid w:val="00161B81"/>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28FF"/>
    <w:rsid w:val="00234394"/>
    <w:rsid w:val="00235144"/>
    <w:rsid w:val="00237C97"/>
    <w:rsid w:val="00240C19"/>
    <w:rsid w:val="002432FD"/>
    <w:rsid w:val="00246E46"/>
    <w:rsid w:val="002505DE"/>
    <w:rsid w:val="0025356C"/>
    <w:rsid w:val="0027197E"/>
    <w:rsid w:val="00272559"/>
    <w:rsid w:val="00277AA8"/>
    <w:rsid w:val="00280583"/>
    <w:rsid w:val="0028094E"/>
    <w:rsid w:val="0028706D"/>
    <w:rsid w:val="002872B6"/>
    <w:rsid w:val="002910B3"/>
    <w:rsid w:val="00295471"/>
    <w:rsid w:val="002A098B"/>
    <w:rsid w:val="002A46B8"/>
    <w:rsid w:val="002B4E0E"/>
    <w:rsid w:val="002D4154"/>
    <w:rsid w:val="002D4454"/>
    <w:rsid w:val="002D4925"/>
    <w:rsid w:val="002F3F52"/>
    <w:rsid w:val="003009B0"/>
    <w:rsid w:val="003134D7"/>
    <w:rsid w:val="00361B9E"/>
    <w:rsid w:val="003661F8"/>
    <w:rsid w:val="003671CC"/>
    <w:rsid w:val="00367EFE"/>
    <w:rsid w:val="0037572C"/>
    <w:rsid w:val="00380A80"/>
    <w:rsid w:val="00386E32"/>
    <w:rsid w:val="003A62E5"/>
    <w:rsid w:val="003A7454"/>
    <w:rsid w:val="003B4FA6"/>
    <w:rsid w:val="003D062A"/>
    <w:rsid w:val="003D0A8A"/>
    <w:rsid w:val="003D1F45"/>
    <w:rsid w:val="003D228B"/>
    <w:rsid w:val="003D259D"/>
    <w:rsid w:val="003F5911"/>
    <w:rsid w:val="004161ED"/>
    <w:rsid w:val="00420F29"/>
    <w:rsid w:val="00424A86"/>
    <w:rsid w:val="00435632"/>
    <w:rsid w:val="00442D51"/>
    <w:rsid w:val="00444C4F"/>
    <w:rsid w:val="00454E42"/>
    <w:rsid w:val="00456DA1"/>
    <w:rsid w:val="00467BF0"/>
    <w:rsid w:val="00474EE1"/>
    <w:rsid w:val="00487426"/>
    <w:rsid w:val="00493075"/>
    <w:rsid w:val="004C73A8"/>
    <w:rsid w:val="004C762F"/>
    <w:rsid w:val="004D19E7"/>
    <w:rsid w:val="004E65CE"/>
    <w:rsid w:val="00511003"/>
    <w:rsid w:val="005201A1"/>
    <w:rsid w:val="00560C59"/>
    <w:rsid w:val="005657AE"/>
    <w:rsid w:val="0058235A"/>
    <w:rsid w:val="00583AB5"/>
    <w:rsid w:val="005A2B12"/>
    <w:rsid w:val="005A7780"/>
    <w:rsid w:val="005E48AF"/>
    <w:rsid w:val="005F1A14"/>
    <w:rsid w:val="006009CB"/>
    <w:rsid w:val="006145AA"/>
    <w:rsid w:val="006212E3"/>
    <w:rsid w:val="00624F56"/>
    <w:rsid w:val="00633147"/>
    <w:rsid w:val="006341ED"/>
    <w:rsid w:val="00634A0C"/>
    <w:rsid w:val="006500AB"/>
    <w:rsid w:val="00652E3C"/>
    <w:rsid w:val="00692600"/>
    <w:rsid w:val="0069502F"/>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44E1"/>
    <w:rsid w:val="00707D9C"/>
    <w:rsid w:val="007107FC"/>
    <w:rsid w:val="007207E3"/>
    <w:rsid w:val="00724CD0"/>
    <w:rsid w:val="007361B9"/>
    <w:rsid w:val="00736E5C"/>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941DA"/>
    <w:rsid w:val="008A21FF"/>
    <w:rsid w:val="008A2B1E"/>
    <w:rsid w:val="008A5359"/>
    <w:rsid w:val="008B2F47"/>
    <w:rsid w:val="008B3DA5"/>
    <w:rsid w:val="008B7F59"/>
    <w:rsid w:val="008C759E"/>
    <w:rsid w:val="008D0F3B"/>
    <w:rsid w:val="008D2F18"/>
    <w:rsid w:val="008E74B6"/>
    <w:rsid w:val="008E7EE0"/>
    <w:rsid w:val="00913410"/>
    <w:rsid w:val="00916D6C"/>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E2324"/>
    <w:rsid w:val="009E24DB"/>
    <w:rsid w:val="009F5178"/>
    <w:rsid w:val="009F58A4"/>
    <w:rsid w:val="009F62C1"/>
    <w:rsid w:val="009F777B"/>
    <w:rsid w:val="00A06DCE"/>
    <w:rsid w:val="00A13D4A"/>
    <w:rsid w:val="00A16FB1"/>
    <w:rsid w:val="00A23B12"/>
    <w:rsid w:val="00A34097"/>
    <w:rsid w:val="00A413EC"/>
    <w:rsid w:val="00A420D9"/>
    <w:rsid w:val="00A43E55"/>
    <w:rsid w:val="00A67139"/>
    <w:rsid w:val="00A67321"/>
    <w:rsid w:val="00A75690"/>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6676B"/>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05EA7"/>
    <w:rsid w:val="00C11074"/>
    <w:rsid w:val="00C16284"/>
    <w:rsid w:val="00C2667E"/>
    <w:rsid w:val="00C34FE7"/>
    <w:rsid w:val="00C40044"/>
    <w:rsid w:val="00C4147F"/>
    <w:rsid w:val="00C421F4"/>
    <w:rsid w:val="00C51359"/>
    <w:rsid w:val="00C7072E"/>
    <w:rsid w:val="00C748A2"/>
    <w:rsid w:val="00C75F45"/>
    <w:rsid w:val="00C7654D"/>
    <w:rsid w:val="00C92324"/>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3B02"/>
    <w:rsid w:val="00DD4D69"/>
    <w:rsid w:val="00DF07E3"/>
    <w:rsid w:val="00DF2998"/>
    <w:rsid w:val="00E11684"/>
    <w:rsid w:val="00E121B6"/>
    <w:rsid w:val="00E201A5"/>
    <w:rsid w:val="00E215B5"/>
    <w:rsid w:val="00E55F88"/>
    <w:rsid w:val="00E56B34"/>
    <w:rsid w:val="00E6204E"/>
    <w:rsid w:val="00E659F4"/>
    <w:rsid w:val="00E7320A"/>
    <w:rsid w:val="00E84E82"/>
    <w:rsid w:val="00E8731F"/>
    <w:rsid w:val="00E95694"/>
    <w:rsid w:val="00EA3C60"/>
    <w:rsid w:val="00EC09A8"/>
    <w:rsid w:val="00ED00AF"/>
    <w:rsid w:val="00ED69EB"/>
    <w:rsid w:val="00ED7EB8"/>
    <w:rsid w:val="00EE5E2B"/>
    <w:rsid w:val="00EF12F1"/>
    <w:rsid w:val="00F13AB5"/>
    <w:rsid w:val="00F2327F"/>
    <w:rsid w:val="00F25B2D"/>
    <w:rsid w:val="00F34D19"/>
    <w:rsid w:val="00F4608E"/>
    <w:rsid w:val="00F62F7E"/>
    <w:rsid w:val="00F71CDD"/>
    <w:rsid w:val="00F871B4"/>
    <w:rsid w:val="00F87717"/>
    <w:rsid w:val="00F96DD6"/>
    <w:rsid w:val="00FA0AB3"/>
    <w:rsid w:val="00FA1D83"/>
    <w:rsid w:val="00FA6888"/>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i.org/10.32614/RJ-2018-0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32614/RJ-2018-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96383</TotalTime>
  <Pages>49</Pages>
  <Words>9421</Words>
  <Characters>53700</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62996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36</cp:revision>
  <cp:lastPrinted>2009-01-30T21:55:00Z</cp:lastPrinted>
  <dcterms:created xsi:type="dcterms:W3CDTF">2024-10-13T16:44:00Z</dcterms:created>
  <dcterms:modified xsi:type="dcterms:W3CDTF">2025-06-02T02:58:00Z</dcterms:modified>
</cp:coreProperties>
</file>